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6C78A7" w14:textId="08CE2A34" w:rsidR="008A3549" w:rsidRDefault="008A3549" w:rsidP="00BD5F80">
      <w:r>
        <w:rPr>
          <w:noProof/>
          <w:lang w:val="en-US"/>
        </w:rPr>
        <w:drawing>
          <wp:inline distT="0" distB="0" distL="0" distR="0" wp14:anchorId="6835CE60" wp14:editId="50FAF388">
            <wp:extent cx="5727700" cy="2029278"/>
            <wp:effectExtent l="0" t="0" r="0" b="3175"/>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029278"/>
                    </a:xfrm>
                    <a:prstGeom prst="rect">
                      <a:avLst/>
                    </a:prstGeom>
                  </pic:spPr>
                </pic:pic>
              </a:graphicData>
            </a:graphic>
          </wp:inline>
        </w:drawing>
      </w:r>
    </w:p>
    <w:p w14:paraId="465D8E4F" w14:textId="77777777" w:rsidR="008A3549" w:rsidRDefault="008A3549" w:rsidP="00BD5F80"/>
    <w:p w14:paraId="2C9A6F8B" w14:textId="77777777" w:rsidR="008A3549" w:rsidRDefault="008A3549" w:rsidP="00BD5F80"/>
    <w:p w14:paraId="69DEAB32" w14:textId="77777777" w:rsidR="00AA1EE5" w:rsidRDefault="00AA1EE5" w:rsidP="00BD5F80">
      <w:pPr>
        <w:pStyle w:val="Title"/>
      </w:pPr>
    </w:p>
    <w:p w14:paraId="1E5A8398" w14:textId="77777777" w:rsidR="00AA1EE5" w:rsidRDefault="00AA1EE5" w:rsidP="00BD5F80">
      <w:pPr>
        <w:pStyle w:val="Title"/>
      </w:pPr>
    </w:p>
    <w:p w14:paraId="11771D50" w14:textId="77777777" w:rsidR="00AA1EE5" w:rsidRDefault="00AA1EE5" w:rsidP="00BD5F80">
      <w:pPr>
        <w:pStyle w:val="Title"/>
      </w:pPr>
    </w:p>
    <w:p w14:paraId="3BB5E144" w14:textId="0316BB07" w:rsidR="008A3549" w:rsidRPr="003D7AB8" w:rsidRDefault="008A3549" w:rsidP="00BD5F80">
      <w:pPr>
        <w:pStyle w:val="Title"/>
        <w:rPr>
          <w:sz w:val="48"/>
          <w:szCs w:val="48"/>
        </w:rPr>
      </w:pPr>
      <w:r w:rsidRPr="003D7AB8">
        <w:rPr>
          <w:sz w:val="48"/>
          <w:szCs w:val="48"/>
        </w:rPr>
        <w:t>Application Security Verification Standard 3.0</w:t>
      </w:r>
      <w:r w:rsidR="003D7AB8" w:rsidRPr="003D7AB8">
        <w:rPr>
          <w:sz w:val="48"/>
          <w:szCs w:val="48"/>
        </w:rPr>
        <w:t>.1</w:t>
      </w:r>
    </w:p>
    <w:p w14:paraId="4B8FC944" w14:textId="2AF1AE72" w:rsidR="008A3549" w:rsidRDefault="003D7AB8" w:rsidP="00BD5F80">
      <w:pPr>
        <w:pStyle w:val="Subtitle"/>
      </w:pPr>
      <w:del w:id="0" w:author="jason" w:date="2016-01-10T13:21:00Z">
        <w:r w:rsidDel="00EB086E">
          <w:delText>December</w:delText>
        </w:r>
        <w:r w:rsidR="008A3549" w:rsidDel="00EB086E">
          <w:delText xml:space="preserve"> </w:delText>
        </w:r>
      </w:del>
      <w:ins w:id="1" w:author="jason" w:date="2016-01-10T13:21:00Z">
        <w:r w:rsidR="00EB086E">
          <w:t xml:space="preserve">January </w:t>
        </w:r>
      </w:ins>
      <w:r w:rsidR="008A3549">
        <w:t>201</w:t>
      </w:r>
      <w:ins w:id="2" w:author="jason" w:date="2016-01-10T13:21:00Z">
        <w:r w:rsidR="00EB086E">
          <w:t>6</w:t>
        </w:r>
      </w:ins>
      <w:del w:id="3" w:author="jason" w:date="2016-01-10T13:21:00Z">
        <w:r w:rsidR="008A3549" w:rsidDel="00EB086E">
          <w:delText>5</w:delText>
        </w:r>
      </w:del>
    </w:p>
    <w:p w14:paraId="55B09C22" w14:textId="77777777" w:rsidR="008A3549" w:rsidRDefault="008A3549" w:rsidP="00BD5F80">
      <w:r>
        <w:br w:type="page"/>
      </w:r>
    </w:p>
    <w:commentRangeStart w:id="4"/>
    <w:p w14:paraId="050EFBF2" w14:textId="77777777" w:rsidR="00343EF7" w:rsidRDefault="00343EF7">
      <w:pPr>
        <w:pStyle w:val="TOC1"/>
        <w:tabs>
          <w:tab w:val="right" w:leader="dot" w:pos="9010"/>
        </w:tabs>
        <w:rPr>
          <w:ins w:id="5" w:author="jason" w:date="2016-01-09T21:52:00Z"/>
          <w:b w:val="0"/>
          <w:caps w:val="0"/>
          <w:noProof/>
          <w:u w:val="none"/>
          <w:lang w:val="en-US"/>
        </w:rPr>
      </w:pPr>
      <w:ins w:id="6" w:author="jason" w:date="2016-01-09T21:52:00Z">
        <w:r>
          <w:lastRenderedPageBreak/>
          <w:fldChar w:fldCharType="begin"/>
        </w:r>
        <w:r>
          <w:instrText xml:space="preserve"> TOC \o "1-1" </w:instrText>
        </w:r>
      </w:ins>
      <w:r>
        <w:fldChar w:fldCharType="separate"/>
      </w:r>
      <w:ins w:id="7" w:author="jason" w:date="2016-01-09T21:52:00Z">
        <w:r>
          <w:rPr>
            <w:noProof/>
          </w:rPr>
          <w:t>Acknowledgements</w:t>
        </w:r>
        <w:r>
          <w:rPr>
            <w:noProof/>
          </w:rPr>
          <w:tab/>
        </w:r>
        <w:r>
          <w:rPr>
            <w:noProof/>
          </w:rPr>
          <w:fldChar w:fldCharType="begin"/>
        </w:r>
        <w:r>
          <w:rPr>
            <w:noProof/>
          </w:rPr>
          <w:instrText xml:space="preserve"> PAGEREF _Toc440139672 \h </w:instrText>
        </w:r>
      </w:ins>
      <w:r>
        <w:rPr>
          <w:noProof/>
        </w:rPr>
      </w:r>
      <w:r>
        <w:rPr>
          <w:noProof/>
        </w:rPr>
        <w:fldChar w:fldCharType="separate"/>
      </w:r>
      <w:ins w:id="8" w:author="jason" w:date="2016-01-09T21:52:00Z">
        <w:r>
          <w:rPr>
            <w:noProof/>
          </w:rPr>
          <w:t>4</w:t>
        </w:r>
        <w:r>
          <w:rPr>
            <w:noProof/>
          </w:rPr>
          <w:fldChar w:fldCharType="end"/>
        </w:r>
      </w:ins>
    </w:p>
    <w:p w14:paraId="2AE420C6" w14:textId="77777777" w:rsidR="00343EF7" w:rsidRDefault="00343EF7">
      <w:pPr>
        <w:pStyle w:val="TOC1"/>
        <w:tabs>
          <w:tab w:val="right" w:leader="dot" w:pos="9010"/>
        </w:tabs>
        <w:rPr>
          <w:ins w:id="9" w:author="jason" w:date="2016-01-09T21:52:00Z"/>
          <w:b w:val="0"/>
          <w:caps w:val="0"/>
          <w:noProof/>
          <w:u w:val="none"/>
          <w:lang w:val="en-US"/>
        </w:rPr>
      </w:pPr>
      <w:ins w:id="10" w:author="jason" w:date="2016-01-09T21:52:00Z">
        <w:r>
          <w:rPr>
            <w:noProof/>
          </w:rPr>
          <w:t>Preface</w:t>
        </w:r>
        <w:r>
          <w:rPr>
            <w:noProof/>
          </w:rPr>
          <w:tab/>
        </w:r>
        <w:r>
          <w:rPr>
            <w:noProof/>
          </w:rPr>
          <w:fldChar w:fldCharType="begin"/>
        </w:r>
        <w:r>
          <w:rPr>
            <w:noProof/>
          </w:rPr>
          <w:instrText xml:space="preserve"> PAGEREF _Toc440139673 \h </w:instrText>
        </w:r>
      </w:ins>
      <w:r>
        <w:rPr>
          <w:noProof/>
        </w:rPr>
      </w:r>
      <w:r>
        <w:rPr>
          <w:noProof/>
        </w:rPr>
        <w:fldChar w:fldCharType="separate"/>
      </w:r>
      <w:ins w:id="11" w:author="jason" w:date="2016-01-09T21:52:00Z">
        <w:r>
          <w:rPr>
            <w:noProof/>
          </w:rPr>
          <w:t>6</w:t>
        </w:r>
        <w:r>
          <w:rPr>
            <w:noProof/>
          </w:rPr>
          <w:fldChar w:fldCharType="end"/>
        </w:r>
      </w:ins>
    </w:p>
    <w:p w14:paraId="0CCA05B4" w14:textId="77777777" w:rsidR="00343EF7" w:rsidRDefault="00343EF7">
      <w:pPr>
        <w:pStyle w:val="TOC1"/>
        <w:tabs>
          <w:tab w:val="right" w:leader="dot" w:pos="9010"/>
        </w:tabs>
        <w:rPr>
          <w:ins w:id="12" w:author="jason" w:date="2016-01-09T21:52:00Z"/>
          <w:b w:val="0"/>
          <w:caps w:val="0"/>
          <w:noProof/>
          <w:u w:val="none"/>
          <w:lang w:val="en-US"/>
        </w:rPr>
      </w:pPr>
      <w:ins w:id="13" w:author="jason" w:date="2016-01-09T21:52:00Z">
        <w:r>
          <w:rPr>
            <w:noProof/>
          </w:rPr>
          <w:t>Using the Application Security Verification Standard</w:t>
        </w:r>
        <w:r>
          <w:rPr>
            <w:noProof/>
          </w:rPr>
          <w:tab/>
        </w:r>
        <w:r>
          <w:rPr>
            <w:noProof/>
          </w:rPr>
          <w:fldChar w:fldCharType="begin"/>
        </w:r>
        <w:r>
          <w:rPr>
            <w:noProof/>
          </w:rPr>
          <w:instrText xml:space="preserve"> PAGEREF _Toc440139674 \h </w:instrText>
        </w:r>
      </w:ins>
      <w:r>
        <w:rPr>
          <w:noProof/>
        </w:rPr>
      </w:r>
      <w:r>
        <w:rPr>
          <w:noProof/>
        </w:rPr>
        <w:fldChar w:fldCharType="separate"/>
      </w:r>
      <w:ins w:id="14" w:author="jason" w:date="2016-01-09T21:52:00Z">
        <w:r>
          <w:rPr>
            <w:noProof/>
          </w:rPr>
          <w:t>7</w:t>
        </w:r>
        <w:r>
          <w:rPr>
            <w:noProof/>
          </w:rPr>
          <w:fldChar w:fldCharType="end"/>
        </w:r>
      </w:ins>
    </w:p>
    <w:p w14:paraId="3D497F97" w14:textId="77777777" w:rsidR="00343EF7" w:rsidRDefault="00343EF7">
      <w:pPr>
        <w:pStyle w:val="TOC1"/>
        <w:tabs>
          <w:tab w:val="right" w:leader="dot" w:pos="9010"/>
        </w:tabs>
        <w:rPr>
          <w:ins w:id="15" w:author="jason" w:date="2016-01-09T21:52:00Z"/>
          <w:b w:val="0"/>
          <w:caps w:val="0"/>
          <w:noProof/>
          <w:u w:val="none"/>
          <w:lang w:val="en-US"/>
        </w:rPr>
      </w:pPr>
      <w:ins w:id="16" w:author="jason" w:date="2016-01-09T21:52:00Z">
        <w:r>
          <w:rPr>
            <w:noProof/>
          </w:rPr>
          <w:t>Case Studies</w:t>
        </w:r>
        <w:r>
          <w:rPr>
            <w:noProof/>
          </w:rPr>
          <w:tab/>
        </w:r>
        <w:r>
          <w:rPr>
            <w:noProof/>
          </w:rPr>
          <w:fldChar w:fldCharType="begin"/>
        </w:r>
        <w:r>
          <w:rPr>
            <w:noProof/>
          </w:rPr>
          <w:instrText xml:space="preserve"> PAGEREF _Toc440139675 \h </w:instrText>
        </w:r>
      </w:ins>
      <w:r>
        <w:rPr>
          <w:noProof/>
        </w:rPr>
      </w:r>
      <w:r>
        <w:rPr>
          <w:noProof/>
        </w:rPr>
        <w:fldChar w:fldCharType="separate"/>
      </w:r>
      <w:ins w:id="17" w:author="jason" w:date="2016-01-09T21:52:00Z">
        <w:r>
          <w:rPr>
            <w:noProof/>
          </w:rPr>
          <w:t>13</w:t>
        </w:r>
        <w:r>
          <w:rPr>
            <w:noProof/>
          </w:rPr>
          <w:fldChar w:fldCharType="end"/>
        </w:r>
      </w:ins>
    </w:p>
    <w:p w14:paraId="47B09C58" w14:textId="77777777" w:rsidR="00343EF7" w:rsidRDefault="00343EF7">
      <w:pPr>
        <w:pStyle w:val="TOC1"/>
        <w:tabs>
          <w:tab w:val="right" w:leader="dot" w:pos="9010"/>
        </w:tabs>
        <w:rPr>
          <w:ins w:id="18" w:author="jason" w:date="2016-01-09T21:52:00Z"/>
          <w:b w:val="0"/>
          <w:caps w:val="0"/>
          <w:noProof/>
          <w:u w:val="none"/>
          <w:lang w:val="en-US"/>
        </w:rPr>
      </w:pPr>
      <w:ins w:id="19" w:author="jason" w:date="2016-01-09T21:52:00Z">
        <w:r>
          <w:rPr>
            <w:noProof/>
          </w:rPr>
          <w:t>Assessing software has achieved a verification level</w:t>
        </w:r>
        <w:r>
          <w:rPr>
            <w:noProof/>
          </w:rPr>
          <w:tab/>
        </w:r>
        <w:r>
          <w:rPr>
            <w:noProof/>
          </w:rPr>
          <w:fldChar w:fldCharType="begin"/>
        </w:r>
        <w:r>
          <w:rPr>
            <w:noProof/>
          </w:rPr>
          <w:instrText xml:space="preserve"> PAGEREF _Toc440139676 \h </w:instrText>
        </w:r>
      </w:ins>
      <w:r>
        <w:rPr>
          <w:noProof/>
        </w:rPr>
      </w:r>
      <w:r>
        <w:rPr>
          <w:noProof/>
        </w:rPr>
        <w:fldChar w:fldCharType="separate"/>
      </w:r>
      <w:ins w:id="20" w:author="jason" w:date="2016-01-09T21:52:00Z">
        <w:r>
          <w:rPr>
            <w:noProof/>
          </w:rPr>
          <w:t>15</w:t>
        </w:r>
        <w:r>
          <w:rPr>
            <w:noProof/>
          </w:rPr>
          <w:fldChar w:fldCharType="end"/>
        </w:r>
      </w:ins>
    </w:p>
    <w:p w14:paraId="5D6AC9AA" w14:textId="77777777" w:rsidR="00343EF7" w:rsidRDefault="00343EF7">
      <w:pPr>
        <w:pStyle w:val="TOC1"/>
        <w:tabs>
          <w:tab w:val="right" w:leader="dot" w:pos="9010"/>
        </w:tabs>
        <w:rPr>
          <w:ins w:id="21" w:author="jason" w:date="2016-01-09T21:52:00Z"/>
          <w:b w:val="0"/>
          <w:caps w:val="0"/>
          <w:noProof/>
          <w:u w:val="none"/>
          <w:lang w:val="en-US"/>
        </w:rPr>
      </w:pPr>
      <w:ins w:id="22" w:author="jason" w:date="2016-01-09T21:52:00Z">
        <w:r>
          <w:rPr>
            <w:noProof/>
          </w:rPr>
          <w:t>OWASP Projects using ASVS</w:t>
        </w:r>
        <w:r>
          <w:rPr>
            <w:noProof/>
          </w:rPr>
          <w:tab/>
        </w:r>
        <w:r>
          <w:rPr>
            <w:noProof/>
          </w:rPr>
          <w:fldChar w:fldCharType="begin"/>
        </w:r>
        <w:r>
          <w:rPr>
            <w:noProof/>
          </w:rPr>
          <w:instrText xml:space="preserve"> PAGEREF _Toc440139677 \h </w:instrText>
        </w:r>
      </w:ins>
      <w:r>
        <w:rPr>
          <w:noProof/>
        </w:rPr>
      </w:r>
      <w:r>
        <w:rPr>
          <w:noProof/>
        </w:rPr>
        <w:fldChar w:fldCharType="separate"/>
      </w:r>
      <w:ins w:id="23" w:author="jason" w:date="2016-01-09T21:52:00Z">
        <w:r>
          <w:rPr>
            <w:noProof/>
          </w:rPr>
          <w:t>18</w:t>
        </w:r>
        <w:r>
          <w:rPr>
            <w:noProof/>
          </w:rPr>
          <w:fldChar w:fldCharType="end"/>
        </w:r>
      </w:ins>
    </w:p>
    <w:p w14:paraId="64C75599" w14:textId="77777777" w:rsidR="00343EF7" w:rsidRDefault="00343EF7">
      <w:pPr>
        <w:pStyle w:val="TOC1"/>
        <w:tabs>
          <w:tab w:val="right" w:leader="dot" w:pos="9010"/>
        </w:tabs>
        <w:rPr>
          <w:ins w:id="24" w:author="jason" w:date="2016-01-09T21:52:00Z"/>
          <w:b w:val="0"/>
          <w:caps w:val="0"/>
          <w:noProof/>
          <w:u w:val="none"/>
          <w:lang w:val="en-US"/>
        </w:rPr>
      </w:pPr>
      <w:ins w:id="25" w:author="jason" w:date="2016-01-09T21:52:00Z">
        <w:r>
          <w:rPr>
            <w:noProof/>
          </w:rPr>
          <w:t>Detailed Verification Requirements</w:t>
        </w:r>
        <w:r>
          <w:rPr>
            <w:noProof/>
          </w:rPr>
          <w:tab/>
        </w:r>
        <w:r>
          <w:rPr>
            <w:noProof/>
          </w:rPr>
          <w:fldChar w:fldCharType="begin"/>
        </w:r>
        <w:r>
          <w:rPr>
            <w:noProof/>
          </w:rPr>
          <w:instrText xml:space="preserve"> PAGEREF _Toc440139678 \h </w:instrText>
        </w:r>
      </w:ins>
      <w:r>
        <w:rPr>
          <w:noProof/>
        </w:rPr>
      </w:r>
      <w:r>
        <w:rPr>
          <w:noProof/>
        </w:rPr>
        <w:fldChar w:fldCharType="separate"/>
      </w:r>
      <w:ins w:id="26" w:author="jason" w:date="2016-01-09T21:52:00Z">
        <w:r>
          <w:rPr>
            <w:noProof/>
          </w:rPr>
          <w:t>19</w:t>
        </w:r>
        <w:r>
          <w:rPr>
            <w:noProof/>
          </w:rPr>
          <w:fldChar w:fldCharType="end"/>
        </w:r>
      </w:ins>
    </w:p>
    <w:p w14:paraId="4E2BBC6D" w14:textId="77777777" w:rsidR="00343EF7" w:rsidRDefault="00343EF7">
      <w:pPr>
        <w:pStyle w:val="TOC1"/>
        <w:tabs>
          <w:tab w:val="right" w:leader="dot" w:pos="9010"/>
        </w:tabs>
        <w:rPr>
          <w:ins w:id="27" w:author="jason" w:date="2016-01-09T21:52:00Z"/>
          <w:b w:val="0"/>
          <w:caps w:val="0"/>
          <w:noProof/>
          <w:u w:val="none"/>
          <w:lang w:val="en-US"/>
        </w:rPr>
      </w:pPr>
      <w:ins w:id="28" w:author="jason" w:date="2016-01-09T21:52:00Z">
        <w:r>
          <w:rPr>
            <w:noProof/>
          </w:rPr>
          <w:t>V1: Architecture, design and threat modelling</w:t>
        </w:r>
        <w:r>
          <w:rPr>
            <w:noProof/>
          </w:rPr>
          <w:tab/>
        </w:r>
        <w:r>
          <w:rPr>
            <w:noProof/>
          </w:rPr>
          <w:fldChar w:fldCharType="begin"/>
        </w:r>
        <w:r>
          <w:rPr>
            <w:noProof/>
          </w:rPr>
          <w:instrText xml:space="preserve"> PAGEREF _Toc440139679 \h </w:instrText>
        </w:r>
      </w:ins>
      <w:r>
        <w:rPr>
          <w:noProof/>
        </w:rPr>
      </w:r>
      <w:r>
        <w:rPr>
          <w:noProof/>
        </w:rPr>
        <w:fldChar w:fldCharType="separate"/>
      </w:r>
      <w:ins w:id="29" w:author="jason" w:date="2016-01-09T21:52:00Z">
        <w:r>
          <w:rPr>
            <w:noProof/>
          </w:rPr>
          <w:t>20</w:t>
        </w:r>
        <w:r>
          <w:rPr>
            <w:noProof/>
          </w:rPr>
          <w:fldChar w:fldCharType="end"/>
        </w:r>
      </w:ins>
    </w:p>
    <w:p w14:paraId="7EE8865F" w14:textId="77777777" w:rsidR="00343EF7" w:rsidRDefault="00343EF7">
      <w:pPr>
        <w:pStyle w:val="TOC1"/>
        <w:tabs>
          <w:tab w:val="right" w:leader="dot" w:pos="9010"/>
        </w:tabs>
        <w:rPr>
          <w:ins w:id="30" w:author="jason" w:date="2016-01-09T21:52:00Z"/>
          <w:b w:val="0"/>
          <w:caps w:val="0"/>
          <w:noProof/>
          <w:u w:val="none"/>
          <w:lang w:val="en-US"/>
        </w:rPr>
      </w:pPr>
      <w:ins w:id="31" w:author="jason" w:date="2016-01-09T21:52:00Z">
        <w:r>
          <w:rPr>
            <w:noProof/>
          </w:rPr>
          <w:t>V2: Authentication Verification Requirements</w:t>
        </w:r>
        <w:r>
          <w:rPr>
            <w:noProof/>
          </w:rPr>
          <w:tab/>
        </w:r>
        <w:r>
          <w:rPr>
            <w:noProof/>
          </w:rPr>
          <w:fldChar w:fldCharType="begin"/>
        </w:r>
        <w:r>
          <w:rPr>
            <w:noProof/>
          </w:rPr>
          <w:instrText xml:space="preserve"> PAGEREF _Toc440139680 \h </w:instrText>
        </w:r>
      </w:ins>
      <w:r>
        <w:rPr>
          <w:noProof/>
        </w:rPr>
      </w:r>
      <w:r>
        <w:rPr>
          <w:noProof/>
        </w:rPr>
        <w:fldChar w:fldCharType="separate"/>
      </w:r>
      <w:ins w:id="32" w:author="jason" w:date="2016-01-09T21:52:00Z">
        <w:r>
          <w:rPr>
            <w:noProof/>
          </w:rPr>
          <w:t>22</w:t>
        </w:r>
        <w:r>
          <w:rPr>
            <w:noProof/>
          </w:rPr>
          <w:fldChar w:fldCharType="end"/>
        </w:r>
      </w:ins>
    </w:p>
    <w:p w14:paraId="3977F67A" w14:textId="77777777" w:rsidR="00343EF7" w:rsidRDefault="00343EF7">
      <w:pPr>
        <w:pStyle w:val="TOC1"/>
        <w:tabs>
          <w:tab w:val="right" w:leader="dot" w:pos="9010"/>
        </w:tabs>
        <w:rPr>
          <w:ins w:id="33" w:author="jason" w:date="2016-01-09T21:52:00Z"/>
          <w:b w:val="0"/>
          <w:caps w:val="0"/>
          <w:noProof/>
          <w:u w:val="none"/>
          <w:lang w:val="en-US"/>
        </w:rPr>
      </w:pPr>
      <w:ins w:id="34" w:author="jason" w:date="2016-01-09T21:52:00Z">
        <w:r>
          <w:rPr>
            <w:noProof/>
          </w:rPr>
          <w:t>V3: Session Management Verification Requirements</w:t>
        </w:r>
        <w:r>
          <w:rPr>
            <w:noProof/>
          </w:rPr>
          <w:tab/>
        </w:r>
        <w:r>
          <w:rPr>
            <w:noProof/>
          </w:rPr>
          <w:fldChar w:fldCharType="begin"/>
        </w:r>
        <w:r>
          <w:rPr>
            <w:noProof/>
          </w:rPr>
          <w:instrText xml:space="preserve"> PAGEREF _Toc440139681 \h </w:instrText>
        </w:r>
      </w:ins>
      <w:r>
        <w:rPr>
          <w:noProof/>
        </w:rPr>
      </w:r>
      <w:r>
        <w:rPr>
          <w:noProof/>
        </w:rPr>
        <w:fldChar w:fldCharType="separate"/>
      </w:r>
      <w:ins w:id="35" w:author="jason" w:date="2016-01-09T21:52:00Z">
        <w:r>
          <w:rPr>
            <w:noProof/>
          </w:rPr>
          <w:t>25</w:t>
        </w:r>
        <w:r>
          <w:rPr>
            <w:noProof/>
          </w:rPr>
          <w:fldChar w:fldCharType="end"/>
        </w:r>
      </w:ins>
    </w:p>
    <w:p w14:paraId="4A378BD9" w14:textId="77777777" w:rsidR="00343EF7" w:rsidRDefault="00343EF7">
      <w:pPr>
        <w:pStyle w:val="TOC1"/>
        <w:tabs>
          <w:tab w:val="right" w:leader="dot" w:pos="9010"/>
        </w:tabs>
        <w:rPr>
          <w:ins w:id="36" w:author="jason" w:date="2016-01-09T21:52:00Z"/>
          <w:b w:val="0"/>
          <w:caps w:val="0"/>
          <w:noProof/>
          <w:u w:val="none"/>
          <w:lang w:val="en-US"/>
        </w:rPr>
      </w:pPr>
      <w:ins w:id="37" w:author="jason" w:date="2016-01-09T21:52:00Z">
        <w:r>
          <w:rPr>
            <w:noProof/>
          </w:rPr>
          <w:t>V4: Access Control Verification Requirements</w:t>
        </w:r>
        <w:r>
          <w:rPr>
            <w:noProof/>
          </w:rPr>
          <w:tab/>
        </w:r>
        <w:r>
          <w:rPr>
            <w:noProof/>
          </w:rPr>
          <w:fldChar w:fldCharType="begin"/>
        </w:r>
        <w:r>
          <w:rPr>
            <w:noProof/>
          </w:rPr>
          <w:instrText xml:space="preserve"> PAGEREF _Toc440139682 \h </w:instrText>
        </w:r>
      </w:ins>
      <w:r>
        <w:rPr>
          <w:noProof/>
        </w:rPr>
      </w:r>
      <w:r>
        <w:rPr>
          <w:noProof/>
        </w:rPr>
        <w:fldChar w:fldCharType="separate"/>
      </w:r>
      <w:ins w:id="38" w:author="jason" w:date="2016-01-09T21:52:00Z">
        <w:r>
          <w:rPr>
            <w:noProof/>
          </w:rPr>
          <w:t>27</w:t>
        </w:r>
        <w:r>
          <w:rPr>
            <w:noProof/>
          </w:rPr>
          <w:fldChar w:fldCharType="end"/>
        </w:r>
      </w:ins>
    </w:p>
    <w:p w14:paraId="4FFCE264" w14:textId="77777777" w:rsidR="00343EF7" w:rsidRDefault="00343EF7">
      <w:pPr>
        <w:pStyle w:val="TOC1"/>
        <w:tabs>
          <w:tab w:val="right" w:leader="dot" w:pos="9010"/>
        </w:tabs>
        <w:rPr>
          <w:ins w:id="39" w:author="jason" w:date="2016-01-09T21:52:00Z"/>
          <w:b w:val="0"/>
          <w:caps w:val="0"/>
          <w:noProof/>
          <w:u w:val="none"/>
          <w:lang w:val="en-US"/>
        </w:rPr>
      </w:pPr>
      <w:ins w:id="40" w:author="jason" w:date="2016-01-09T21:52:00Z">
        <w:r>
          <w:rPr>
            <w:noProof/>
          </w:rPr>
          <w:t>V5: Malicious input handling verification requirements</w:t>
        </w:r>
        <w:r>
          <w:rPr>
            <w:noProof/>
          </w:rPr>
          <w:tab/>
        </w:r>
        <w:r>
          <w:rPr>
            <w:noProof/>
          </w:rPr>
          <w:fldChar w:fldCharType="begin"/>
        </w:r>
        <w:r>
          <w:rPr>
            <w:noProof/>
          </w:rPr>
          <w:instrText xml:space="preserve"> PAGEREF _Toc440139683 \h </w:instrText>
        </w:r>
      </w:ins>
      <w:r>
        <w:rPr>
          <w:noProof/>
        </w:rPr>
      </w:r>
      <w:r>
        <w:rPr>
          <w:noProof/>
        </w:rPr>
        <w:fldChar w:fldCharType="separate"/>
      </w:r>
      <w:ins w:id="41" w:author="jason" w:date="2016-01-09T21:52:00Z">
        <w:r>
          <w:rPr>
            <w:noProof/>
          </w:rPr>
          <w:t>29</w:t>
        </w:r>
        <w:r>
          <w:rPr>
            <w:noProof/>
          </w:rPr>
          <w:fldChar w:fldCharType="end"/>
        </w:r>
      </w:ins>
    </w:p>
    <w:p w14:paraId="3385F903" w14:textId="77777777" w:rsidR="00343EF7" w:rsidRDefault="00343EF7">
      <w:pPr>
        <w:pStyle w:val="TOC1"/>
        <w:tabs>
          <w:tab w:val="right" w:leader="dot" w:pos="9010"/>
        </w:tabs>
        <w:rPr>
          <w:ins w:id="42" w:author="jason" w:date="2016-01-09T21:52:00Z"/>
          <w:b w:val="0"/>
          <w:caps w:val="0"/>
          <w:noProof/>
          <w:u w:val="none"/>
          <w:lang w:val="en-US"/>
        </w:rPr>
      </w:pPr>
      <w:ins w:id="43" w:author="jason" w:date="2016-01-09T21:52:00Z">
        <w:r>
          <w:rPr>
            <w:noProof/>
          </w:rPr>
          <w:t>V6: Output encoding / escaping</w:t>
        </w:r>
        <w:r>
          <w:rPr>
            <w:noProof/>
          </w:rPr>
          <w:tab/>
        </w:r>
        <w:r>
          <w:rPr>
            <w:noProof/>
          </w:rPr>
          <w:fldChar w:fldCharType="begin"/>
        </w:r>
        <w:r>
          <w:rPr>
            <w:noProof/>
          </w:rPr>
          <w:instrText xml:space="preserve"> PAGEREF _Toc440139684 \h </w:instrText>
        </w:r>
      </w:ins>
      <w:r>
        <w:rPr>
          <w:noProof/>
        </w:rPr>
      </w:r>
      <w:r>
        <w:rPr>
          <w:noProof/>
        </w:rPr>
        <w:fldChar w:fldCharType="separate"/>
      </w:r>
      <w:ins w:id="44" w:author="jason" w:date="2016-01-09T21:52:00Z">
        <w:r>
          <w:rPr>
            <w:noProof/>
          </w:rPr>
          <w:t>33</w:t>
        </w:r>
        <w:r>
          <w:rPr>
            <w:noProof/>
          </w:rPr>
          <w:fldChar w:fldCharType="end"/>
        </w:r>
      </w:ins>
    </w:p>
    <w:p w14:paraId="35AEA409" w14:textId="77777777" w:rsidR="00343EF7" w:rsidRDefault="00343EF7">
      <w:pPr>
        <w:pStyle w:val="TOC1"/>
        <w:tabs>
          <w:tab w:val="right" w:leader="dot" w:pos="9010"/>
        </w:tabs>
        <w:rPr>
          <w:ins w:id="45" w:author="jason" w:date="2016-01-09T21:52:00Z"/>
          <w:b w:val="0"/>
          <w:caps w:val="0"/>
          <w:noProof/>
          <w:u w:val="none"/>
          <w:lang w:val="en-US"/>
        </w:rPr>
      </w:pPr>
      <w:ins w:id="46" w:author="jason" w:date="2016-01-09T21:52:00Z">
        <w:r>
          <w:rPr>
            <w:noProof/>
          </w:rPr>
          <w:t>V7: Cryptography at rest verification requirements</w:t>
        </w:r>
        <w:r>
          <w:rPr>
            <w:noProof/>
          </w:rPr>
          <w:tab/>
        </w:r>
        <w:r>
          <w:rPr>
            <w:noProof/>
          </w:rPr>
          <w:fldChar w:fldCharType="begin"/>
        </w:r>
        <w:r>
          <w:rPr>
            <w:noProof/>
          </w:rPr>
          <w:instrText xml:space="preserve"> PAGEREF _Toc440139685 \h </w:instrText>
        </w:r>
      </w:ins>
      <w:r>
        <w:rPr>
          <w:noProof/>
        </w:rPr>
      </w:r>
      <w:r>
        <w:rPr>
          <w:noProof/>
        </w:rPr>
        <w:fldChar w:fldCharType="separate"/>
      </w:r>
      <w:ins w:id="47" w:author="jason" w:date="2016-01-09T21:52:00Z">
        <w:r>
          <w:rPr>
            <w:noProof/>
          </w:rPr>
          <w:t>34</w:t>
        </w:r>
        <w:r>
          <w:rPr>
            <w:noProof/>
          </w:rPr>
          <w:fldChar w:fldCharType="end"/>
        </w:r>
      </w:ins>
    </w:p>
    <w:p w14:paraId="07D7ACBD" w14:textId="77777777" w:rsidR="00343EF7" w:rsidRDefault="00343EF7">
      <w:pPr>
        <w:pStyle w:val="TOC1"/>
        <w:tabs>
          <w:tab w:val="right" w:leader="dot" w:pos="9010"/>
        </w:tabs>
        <w:rPr>
          <w:ins w:id="48" w:author="jason" w:date="2016-01-09T21:52:00Z"/>
          <w:b w:val="0"/>
          <w:caps w:val="0"/>
          <w:noProof/>
          <w:u w:val="none"/>
          <w:lang w:val="en-US"/>
        </w:rPr>
      </w:pPr>
      <w:ins w:id="49" w:author="jason" w:date="2016-01-09T21:52:00Z">
        <w:r>
          <w:rPr>
            <w:noProof/>
          </w:rPr>
          <w:t>V8: Error handling and logging verification requirements</w:t>
        </w:r>
        <w:r>
          <w:rPr>
            <w:noProof/>
          </w:rPr>
          <w:tab/>
        </w:r>
        <w:r>
          <w:rPr>
            <w:noProof/>
          </w:rPr>
          <w:fldChar w:fldCharType="begin"/>
        </w:r>
        <w:r>
          <w:rPr>
            <w:noProof/>
          </w:rPr>
          <w:instrText xml:space="preserve"> PAGEREF _Toc440139686 \h </w:instrText>
        </w:r>
      </w:ins>
      <w:r>
        <w:rPr>
          <w:noProof/>
        </w:rPr>
      </w:r>
      <w:r>
        <w:rPr>
          <w:noProof/>
        </w:rPr>
        <w:fldChar w:fldCharType="separate"/>
      </w:r>
      <w:ins w:id="50" w:author="jason" w:date="2016-01-09T21:52:00Z">
        <w:r>
          <w:rPr>
            <w:noProof/>
          </w:rPr>
          <w:t>36</w:t>
        </w:r>
        <w:r>
          <w:rPr>
            <w:noProof/>
          </w:rPr>
          <w:fldChar w:fldCharType="end"/>
        </w:r>
      </w:ins>
    </w:p>
    <w:p w14:paraId="780A7C5D" w14:textId="77777777" w:rsidR="00343EF7" w:rsidRDefault="00343EF7">
      <w:pPr>
        <w:pStyle w:val="TOC1"/>
        <w:tabs>
          <w:tab w:val="right" w:leader="dot" w:pos="9010"/>
        </w:tabs>
        <w:rPr>
          <w:ins w:id="51" w:author="jason" w:date="2016-01-09T21:52:00Z"/>
          <w:b w:val="0"/>
          <w:caps w:val="0"/>
          <w:noProof/>
          <w:u w:val="none"/>
          <w:lang w:val="en-US"/>
        </w:rPr>
      </w:pPr>
      <w:ins w:id="52" w:author="jason" w:date="2016-01-09T21:52:00Z">
        <w:r>
          <w:rPr>
            <w:noProof/>
          </w:rPr>
          <w:t>V9: Data protection verification requirements</w:t>
        </w:r>
        <w:r>
          <w:rPr>
            <w:noProof/>
          </w:rPr>
          <w:tab/>
        </w:r>
        <w:r>
          <w:rPr>
            <w:noProof/>
          </w:rPr>
          <w:fldChar w:fldCharType="begin"/>
        </w:r>
        <w:r>
          <w:rPr>
            <w:noProof/>
          </w:rPr>
          <w:instrText xml:space="preserve"> PAGEREF _Toc440139687 \h </w:instrText>
        </w:r>
      </w:ins>
      <w:r>
        <w:rPr>
          <w:noProof/>
        </w:rPr>
      </w:r>
      <w:r>
        <w:rPr>
          <w:noProof/>
        </w:rPr>
        <w:fldChar w:fldCharType="separate"/>
      </w:r>
      <w:ins w:id="53" w:author="jason" w:date="2016-01-09T21:52:00Z">
        <w:r>
          <w:rPr>
            <w:noProof/>
          </w:rPr>
          <w:t>38</w:t>
        </w:r>
        <w:r>
          <w:rPr>
            <w:noProof/>
          </w:rPr>
          <w:fldChar w:fldCharType="end"/>
        </w:r>
      </w:ins>
    </w:p>
    <w:p w14:paraId="4551F458" w14:textId="77777777" w:rsidR="00343EF7" w:rsidRDefault="00343EF7">
      <w:pPr>
        <w:pStyle w:val="TOC1"/>
        <w:tabs>
          <w:tab w:val="right" w:leader="dot" w:pos="9010"/>
        </w:tabs>
        <w:rPr>
          <w:ins w:id="54" w:author="jason" w:date="2016-01-09T21:52:00Z"/>
          <w:b w:val="0"/>
          <w:caps w:val="0"/>
          <w:noProof/>
          <w:u w:val="none"/>
          <w:lang w:val="en-US"/>
        </w:rPr>
      </w:pPr>
      <w:ins w:id="55" w:author="jason" w:date="2016-01-09T21:52:00Z">
        <w:r>
          <w:rPr>
            <w:noProof/>
          </w:rPr>
          <w:t>V10: Communications security verification requirements</w:t>
        </w:r>
        <w:r>
          <w:rPr>
            <w:noProof/>
          </w:rPr>
          <w:tab/>
        </w:r>
        <w:r>
          <w:rPr>
            <w:noProof/>
          </w:rPr>
          <w:fldChar w:fldCharType="begin"/>
        </w:r>
        <w:r>
          <w:rPr>
            <w:noProof/>
          </w:rPr>
          <w:instrText xml:space="preserve"> PAGEREF _Toc440139688 \h </w:instrText>
        </w:r>
      </w:ins>
      <w:r>
        <w:rPr>
          <w:noProof/>
        </w:rPr>
      </w:r>
      <w:r>
        <w:rPr>
          <w:noProof/>
        </w:rPr>
        <w:fldChar w:fldCharType="separate"/>
      </w:r>
      <w:ins w:id="56" w:author="jason" w:date="2016-01-09T21:52:00Z">
        <w:r>
          <w:rPr>
            <w:noProof/>
          </w:rPr>
          <w:t>41</w:t>
        </w:r>
        <w:r>
          <w:rPr>
            <w:noProof/>
          </w:rPr>
          <w:fldChar w:fldCharType="end"/>
        </w:r>
      </w:ins>
    </w:p>
    <w:p w14:paraId="7417B7D8" w14:textId="77777777" w:rsidR="00343EF7" w:rsidRDefault="00343EF7">
      <w:pPr>
        <w:pStyle w:val="TOC1"/>
        <w:tabs>
          <w:tab w:val="right" w:leader="dot" w:pos="9010"/>
        </w:tabs>
        <w:rPr>
          <w:ins w:id="57" w:author="jason" w:date="2016-01-09T21:52:00Z"/>
          <w:b w:val="0"/>
          <w:caps w:val="0"/>
          <w:noProof/>
          <w:u w:val="none"/>
          <w:lang w:val="en-US"/>
        </w:rPr>
      </w:pPr>
      <w:ins w:id="58" w:author="jason" w:date="2016-01-09T21:52:00Z">
        <w:r>
          <w:rPr>
            <w:noProof/>
          </w:rPr>
          <w:t>V11: HTTP security configuration verification requirements</w:t>
        </w:r>
        <w:r>
          <w:rPr>
            <w:noProof/>
          </w:rPr>
          <w:tab/>
        </w:r>
        <w:r>
          <w:rPr>
            <w:noProof/>
          </w:rPr>
          <w:fldChar w:fldCharType="begin"/>
        </w:r>
        <w:r>
          <w:rPr>
            <w:noProof/>
          </w:rPr>
          <w:instrText xml:space="preserve"> PAGEREF _Toc440139689 \h </w:instrText>
        </w:r>
      </w:ins>
      <w:r>
        <w:rPr>
          <w:noProof/>
        </w:rPr>
      </w:r>
      <w:r>
        <w:rPr>
          <w:noProof/>
        </w:rPr>
        <w:fldChar w:fldCharType="separate"/>
      </w:r>
      <w:ins w:id="59" w:author="jason" w:date="2016-01-09T21:52:00Z">
        <w:r>
          <w:rPr>
            <w:noProof/>
          </w:rPr>
          <w:t>44</w:t>
        </w:r>
        <w:r>
          <w:rPr>
            <w:noProof/>
          </w:rPr>
          <w:fldChar w:fldCharType="end"/>
        </w:r>
      </w:ins>
    </w:p>
    <w:p w14:paraId="4CF4DE8A" w14:textId="77777777" w:rsidR="00343EF7" w:rsidRDefault="00343EF7">
      <w:pPr>
        <w:pStyle w:val="TOC1"/>
        <w:tabs>
          <w:tab w:val="right" w:leader="dot" w:pos="9010"/>
        </w:tabs>
        <w:rPr>
          <w:ins w:id="60" w:author="jason" w:date="2016-01-09T21:52:00Z"/>
          <w:b w:val="0"/>
          <w:caps w:val="0"/>
          <w:noProof/>
          <w:u w:val="none"/>
          <w:lang w:val="en-US"/>
        </w:rPr>
      </w:pPr>
      <w:ins w:id="61" w:author="jason" w:date="2016-01-09T21:52:00Z">
        <w:r>
          <w:rPr>
            <w:noProof/>
          </w:rPr>
          <w:t>V12: Security configuration verification requirements</w:t>
        </w:r>
        <w:r>
          <w:rPr>
            <w:noProof/>
          </w:rPr>
          <w:tab/>
        </w:r>
        <w:r>
          <w:rPr>
            <w:noProof/>
          </w:rPr>
          <w:fldChar w:fldCharType="begin"/>
        </w:r>
        <w:r>
          <w:rPr>
            <w:noProof/>
          </w:rPr>
          <w:instrText xml:space="preserve"> PAGEREF _Toc440139690 \h </w:instrText>
        </w:r>
      </w:ins>
      <w:r>
        <w:rPr>
          <w:noProof/>
        </w:rPr>
      </w:r>
      <w:r>
        <w:rPr>
          <w:noProof/>
        </w:rPr>
        <w:fldChar w:fldCharType="separate"/>
      </w:r>
      <w:ins w:id="62" w:author="jason" w:date="2016-01-09T21:52:00Z">
        <w:r>
          <w:rPr>
            <w:noProof/>
          </w:rPr>
          <w:t>46</w:t>
        </w:r>
        <w:r>
          <w:rPr>
            <w:noProof/>
          </w:rPr>
          <w:fldChar w:fldCharType="end"/>
        </w:r>
      </w:ins>
    </w:p>
    <w:p w14:paraId="690A44BF" w14:textId="77777777" w:rsidR="00343EF7" w:rsidRDefault="00343EF7">
      <w:pPr>
        <w:pStyle w:val="TOC1"/>
        <w:tabs>
          <w:tab w:val="right" w:leader="dot" w:pos="9010"/>
        </w:tabs>
        <w:rPr>
          <w:ins w:id="63" w:author="jason" w:date="2016-01-09T21:52:00Z"/>
          <w:b w:val="0"/>
          <w:caps w:val="0"/>
          <w:noProof/>
          <w:u w:val="none"/>
          <w:lang w:val="en-US"/>
        </w:rPr>
      </w:pPr>
      <w:ins w:id="64" w:author="jason" w:date="2016-01-09T21:52:00Z">
        <w:r>
          <w:rPr>
            <w:noProof/>
          </w:rPr>
          <w:t>V13: Malicious controls verification requirements</w:t>
        </w:r>
        <w:r>
          <w:rPr>
            <w:noProof/>
          </w:rPr>
          <w:tab/>
        </w:r>
        <w:r>
          <w:rPr>
            <w:noProof/>
          </w:rPr>
          <w:fldChar w:fldCharType="begin"/>
        </w:r>
        <w:r>
          <w:rPr>
            <w:noProof/>
          </w:rPr>
          <w:instrText xml:space="preserve"> PAGEREF _Toc440139691 \h </w:instrText>
        </w:r>
      </w:ins>
      <w:r>
        <w:rPr>
          <w:noProof/>
        </w:rPr>
      </w:r>
      <w:r>
        <w:rPr>
          <w:noProof/>
        </w:rPr>
        <w:fldChar w:fldCharType="separate"/>
      </w:r>
      <w:ins w:id="65" w:author="jason" w:date="2016-01-09T21:52:00Z">
        <w:r>
          <w:rPr>
            <w:noProof/>
          </w:rPr>
          <w:t>47</w:t>
        </w:r>
        <w:r>
          <w:rPr>
            <w:noProof/>
          </w:rPr>
          <w:fldChar w:fldCharType="end"/>
        </w:r>
      </w:ins>
    </w:p>
    <w:p w14:paraId="49FC53D0" w14:textId="77777777" w:rsidR="00343EF7" w:rsidRDefault="00343EF7">
      <w:pPr>
        <w:pStyle w:val="TOC1"/>
        <w:tabs>
          <w:tab w:val="right" w:leader="dot" w:pos="9010"/>
        </w:tabs>
        <w:rPr>
          <w:ins w:id="66" w:author="jason" w:date="2016-01-09T21:52:00Z"/>
          <w:b w:val="0"/>
          <w:caps w:val="0"/>
          <w:noProof/>
          <w:u w:val="none"/>
          <w:lang w:val="en-US"/>
        </w:rPr>
      </w:pPr>
      <w:ins w:id="67" w:author="jason" w:date="2016-01-09T21:52:00Z">
        <w:r>
          <w:rPr>
            <w:noProof/>
          </w:rPr>
          <w:t>V14: Internal security verification requirements</w:t>
        </w:r>
        <w:r>
          <w:rPr>
            <w:noProof/>
          </w:rPr>
          <w:tab/>
        </w:r>
        <w:r>
          <w:rPr>
            <w:noProof/>
          </w:rPr>
          <w:fldChar w:fldCharType="begin"/>
        </w:r>
        <w:r>
          <w:rPr>
            <w:noProof/>
          </w:rPr>
          <w:instrText xml:space="preserve"> PAGEREF _Toc440139692 \h </w:instrText>
        </w:r>
      </w:ins>
      <w:r>
        <w:rPr>
          <w:noProof/>
        </w:rPr>
      </w:r>
      <w:r>
        <w:rPr>
          <w:noProof/>
        </w:rPr>
        <w:fldChar w:fldCharType="separate"/>
      </w:r>
      <w:ins w:id="68" w:author="jason" w:date="2016-01-09T21:52:00Z">
        <w:r>
          <w:rPr>
            <w:noProof/>
          </w:rPr>
          <w:t>48</w:t>
        </w:r>
        <w:r>
          <w:rPr>
            <w:noProof/>
          </w:rPr>
          <w:fldChar w:fldCharType="end"/>
        </w:r>
      </w:ins>
    </w:p>
    <w:p w14:paraId="70283923" w14:textId="77777777" w:rsidR="00343EF7" w:rsidRDefault="00343EF7">
      <w:pPr>
        <w:pStyle w:val="TOC1"/>
        <w:tabs>
          <w:tab w:val="right" w:leader="dot" w:pos="9010"/>
        </w:tabs>
        <w:rPr>
          <w:ins w:id="69" w:author="jason" w:date="2016-01-09T21:52:00Z"/>
          <w:b w:val="0"/>
          <w:caps w:val="0"/>
          <w:noProof/>
          <w:u w:val="none"/>
          <w:lang w:val="en-US"/>
        </w:rPr>
      </w:pPr>
      <w:ins w:id="70" w:author="jason" w:date="2016-01-09T21:52:00Z">
        <w:r>
          <w:rPr>
            <w:noProof/>
          </w:rPr>
          <w:t>V15: Business logic verification requirements</w:t>
        </w:r>
        <w:r>
          <w:rPr>
            <w:noProof/>
          </w:rPr>
          <w:tab/>
        </w:r>
        <w:r>
          <w:rPr>
            <w:noProof/>
          </w:rPr>
          <w:fldChar w:fldCharType="begin"/>
        </w:r>
        <w:r>
          <w:rPr>
            <w:noProof/>
          </w:rPr>
          <w:instrText xml:space="preserve"> PAGEREF _Toc440139693 \h </w:instrText>
        </w:r>
      </w:ins>
      <w:r>
        <w:rPr>
          <w:noProof/>
        </w:rPr>
      </w:r>
      <w:r>
        <w:rPr>
          <w:noProof/>
        </w:rPr>
        <w:fldChar w:fldCharType="separate"/>
      </w:r>
      <w:ins w:id="71" w:author="jason" w:date="2016-01-09T21:52:00Z">
        <w:r>
          <w:rPr>
            <w:noProof/>
          </w:rPr>
          <w:t>49</w:t>
        </w:r>
        <w:r>
          <w:rPr>
            <w:noProof/>
          </w:rPr>
          <w:fldChar w:fldCharType="end"/>
        </w:r>
      </w:ins>
    </w:p>
    <w:p w14:paraId="5224E71B" w14:textId="77777777" w:rsidR="00343EF7" w:rsidRDefault="00343EF7">
      <w:pPr>
        <w:pStyle w:val="TOC1"/>
        <w:tabs>
          <w:tab w:val="right" w:leader="dot" w:pos="9010"/>
        </w:tabs>
        <w:rPr>
          <w:ins w:id="72" w:author="jason" w:date="2016-01-09T21:52:00Z"/>
          <w:b w:val="0"/>
          <w:caps w:val="0"/>
          <w:noProof/>
          <w:u w:val="none"/>
          <w:lang w:val="en-US"/>
        </w:rPr>
      </w:pPr>
      <w:ins w:id="73" w:author="jason" w:date="2016-01-09T21:52:00Z">
        <w:r>
          <w:rPr>
            <w:noProof/>
          </w:rPr>
          <w:t>V16: Files and resources verification requirements</w:t>
        </w:r>
        <w:r>
          <w:rPr>
            <w:noProof/>
          </w:rPr>
          <w:tab/>
        </w:r>
        <w:r>
          <w:rPr>
            <w:noProof/>
          </w:rPr>
          <w:fldChar w:fldCharType="begin"/>
        </w:r>
        <w:r>
          <w:rPr>
            <w:noProof/>
          </w:rPr>
          <w:instrText xml:space="preserve"> PAGEREF _Toc440139694 \h </w:instrText>
        </w:r>
      </w:ins>
      <w:r>
        <w:rPr>
          <w:noProof/>
        </w:rPr>
      </w:r>
      <w:r>
        <w:rPr>
          <w:noProof/>
        </w:rPr>
        <w:fldChar w:fldCharType="separate"/>
      </w:r>
      <w:ins w:id="74" w:author="jason" w:date="2016-01-09T21:52:00Z">
        <w:r>
          <w:rPr>
            <w:noProof/>
          </w:rPr>
          <w:t>51</w:t>
        </w:r>
        <w:r>
          <w:rPr>
            <w:noProof/>
          </w:rPr>
          <w:fldChar w:fldCharType="end"/>
        </w:r>
      </w:ins>
    </w:p>
    <w:p w14:paraId="6CC2C628" w14:textId="77777777" w:rsidR="00343EF7" w:rsidRDefault="00343EF7">
      <w:pPr>
        <w:pStyle w:val="TOC1"/>
        <w:tabs>
          <w:tab w:val="right" w:leader="dot" w:pos="9010"/>
        </w:tabs>
        <w:rPr>
          <w:ins w:id="75" w:author="jason" w:date="2016-01-09T21:52:00Z"/>
          <w:b w:val="0"/>
          <w:caps w:val="0"/>
          <w:noProof/>
          <w:u w:val="none"/>
          <w:lang w:val="en-US"/>
        </w:rPr>
      </w:pPr>
      <w:ins w:id="76" w:author="jason" w:date="2016-01-09T21:52:00Z">
        <w:r>
          <w:rPr>
            <w:noProof/>
          </w:rPr>
          <w:t>V17: Mobile verification requirements</w:t>
        </w:r>
        <w:r>
          <w:rPr>
            <w:noProof/>
          </w:rPr>
          <w:tab/>
        </w:r>
        <w:r>
          <w:rPr>
            <w:noProof/>
          </w:rPr>
          <w:fldChar w:fldCharType="begin"/>
        </w:r>
        <w:r>
          <w:rPr>
            <w:noProof/>
          </w:rPr>
          <w:instrText xml:space="preserve"> PAGEREF _Toc440139695 \h </w:instrText>
        </w:r>
      </w:ins>
      <w:r>
        <w:rPr>
          <w:noProof/>
        </w:rPr>
      </w:r>
      <w:r>
        <w:rPr>
          <w:noProof/>
        </w:rPr>
        <w:fldChar w:fldCharType="separate"/>
      </w:r>
      <w:ins w:id="77" w:author="jason" w:date="2016-01-09T21:52:00Z">
        <w:r>
          <w:rPr>
            <w:noProof/>
          </w:rPr>
          <w:t>53</w:t>
        </w:r>
        <w:r>
          <w:rPr>
            <w:noProof/>
          </w:rPr>
          <w:fldChar w:fldCharType="end"/>
        </w:r>
      </w:ins>
    </w:p>
    <w:p w14:paraId="0738D416" w14:textId="77777777" w:rsidR="00343EF7" w:rsidRDefault="00343EF7">
      <w:pPr>
        <w:pStyle w:val="TOC1"/>
        <w:tabs>
          <w:tab w:val="right" w:leader="dot" w:pos="9010"/>
        </w:tabs>
        <w:rPr>
          <w:ins w:id="78" w:author="jason" w:date="2016-01-09T21:52:00Z"/>
          <w:b w:val="0"/>
          <w:caps w:val="0"/>
          <w:noProof/>
          <w:u w:val="none"/>
          <w:lang w:val="en-US"/>
        </w:rPr>
      </w:pPr>
      <w:ins w:id="79" w:author="jason" w:date="2016-01-09T21:52:00Z">
        <w:r>
          <w:rPr>
            <w:noProof/>
          </w:rPr>
          <w:t>V18: Web services verification requirements</w:t>
        </w:r>
        <w:r>
          <w:rPr>
            <w:noProof/>
          </w:rPr>
          <w:tab/>
        </w:r>
        <w:r>
          <w:rPr>
            <w:noProof/>
          </w:rPr>
          <w:fldChar w:fldCharType="begin"/>
        </w:r>
        <w:r>
          <w:rPr>
            <w:noProof/>
          </w:rPr>
          <w:instrText xml:space="preserve"> PAGEREF _Toc440139696 \h </w:instrText>
        </w:r>
      </w:ins>
      <w:r>
        <w:rPr>
          <w:noProof/>
        </w:rPr>
      </w:r>
      <w:r>
        <w:rPr>
          <w:noProof/>
        </w:rPr>
        <w:fldChar w:fldCharType="separate"/>
      </w:r>
      <w:ins w:id="80" w:author="jason" w:date="2016-01-09T21:52:00Z">
        <w:r>
          <w:rPr>
            <w:noProof/>
          </w:rPr>
          <w:t>55</w:t>
        </w:r>
        <w:r>
          <w:rPr>
            <w:noProof/>
          </w:rPr>
          <w:fldChar w:fldCharType="end"/>
        </w:r>
      </w:ins>
    </w:p>
    <w:p w14:paraId="2A2D04AB" w14:textId="77777777" w:rsidR="00343EF7" w:rsidRDefault="00343EF7">
      <w:pPr>
        <w:pStyle w:val="TOC1"/>
        <w:tabs>
          <w:tab w:val="right" w:leader="dot" w:pos="9010"/>
        </w:tabs>
        <w:rPr>
          <w:ins w:id="81" w:author="jason" w:date="2016-01-09T21:52:00Z"/>
          <w:b w:val="0"/>
          <w:caps w:val="0"/>
          <w:noProof/>
          <w:u w:val="none"/>
          <w:lang w:val="en-US"/>
        </w:rPr>
      </w:pPr>
      <w:ins w:id="82" w:author="jason" w:date="2016-01-09T21:52:00Z">
        <w:r>
          <w:rPr>
            <w:noProof/>
          </w:rPr>
          <w:lastRenderedPageBreak/>
          <w:t>V19. Configuration</w:t>
        </w:r>
        <w:r>
          <w:rPr>
            <w:noProof/>
          </w:rPr>
          <w:tab/>
        </w:r>
        <w:r>
          <w:rPr>
            <w:noProof/>
          </w:rPr>
          <w:fldChar w:fldCharType="begin"/>
        </w:r>
        <w:r>
          <w:rPr>
            <w:noProof/>
          </w:rPr>
          <w:instrText xml:space="preserve"> PAGEREF _Toc440139697 \h </w:instrText>
        </w:r>
      </w:ins>
      <w:r>
        <w:rPr>
          <w:noProof/>
        </w:rPr>
      </w:r>
      <w:r>
        <w:rPr>
          <w:noProof/>
        </w:rPr>
        <w:fldChar w:fldCharType="separate"/>
      </w:r>
      <w:ins w:id="83" w:author="jason" w:date="2016-01-09T21:52:00Z">
        <w:r>
          <w:rPr>
            <w:noProof/>
          </w:rPr>
          <w:t>57</w:t>
        </w:r>
        <w:r>
          <w:rPr>
            <w:noProof/>
          </w:rPr>
          <w:fldChar w:fldCharType="end"/>
        </w:r>
      </w:ins>
    </w:p>
    <w:p w14:paraId="1C18E233" w14:textId="77777777" w:rsidR="00343EF7" w:rsidRDefault="00343EF7">
      <w:pPr>
        <w:pStyle w:val="TOC1"/>
        <w:tabs>
          <w:tab w:val="right" w:leader="dot" w:pos="9010"/>
        </w:tabs>
        <w:rPr>
          <w:ins w:id="84" w:author="jason" w:date="2016-01-09T21:52:00Z"/>
          <w:b w:val="0"/>
          <w:caps w:val="0"/>
          <w:noProof/>
          <w:u w:val="none"/>
          <w:lang w:val="en-US"/>
        </w:rPr>
      </w:pPr>
      <w:ins w:id="85" w:author="jason" w:date="2016-01-09T21:52:00Z">
        <w:r>
          <w:rPr>
            <w:noProof/>
          </w:rPr>
          <w:t>Appendix A: What ever happened to…</w:t>
        </w:r>
        <w:r>
          <w:rPr>
            <w:noProof/>
          </w:rPr>
          <w:tab/>
        </w:r>
        <w:r>
          <w:rPr>
            <w:noProof/>
          </w:rPr>
          <w:fldChar w:fldCharType="begin"/>
        </w:r>
        <w:r>
          <w:rPr>
            <w:noProof/>
          </w:rPr>
          <w:instrText xml:space="preserve"> PAGEREF _Toc440139698 \h </w:instrText>
        </w:r>
      </w:ins>
      <w:r>
        <w:rPr>
          <w:noProof/>
        </w:rPr>
      </w:r>
      <w:r>
        <w:rPr>
          <w:noProof/>
        </w:rPr>
        <w:fldChar w:fldCharType="separate"/>
      </w:r>
      <w:ins w:id="86" w:author="jason" w:date="2016-01-09T21:52:00Z">
        <w:r>
          <w:rPr>
            <w:noProof/>
          </w:rPr>
          <w:t>59</w:t>
        </w:r>
        <w:r>
          <w:rPr>
            <w:noProof/>
          </w:rPr>
          <w:fldChar w:fldCharType="end"/>
        </w:r>
      </w:ins>
    </w:p>
    <w:p w14:paraId="01AA7C59" w14:textId="77777777" w:rsidR="00343EF7" w:rsidRDefault="00343EF7">
      <w:pPr>
        <w:pStyle w:val="TOC1"/>
        <w:tabs>
          <w:tab w:val="right" w:leader="dot" w:pos="9010"/>
        </w:tabs>
        <w:rPr>
          <w:ins w:id="87" w:author="jason" w:date="2016-01-09T21:52:00Z"/>
          <w:b w:val="0"/>
          <w:caps w:val="0"/>
          <w:noProof/>
          <w:u w:val="none"/>
          <w:lang w:val="en-US"/>
        </w:rPr>
      </w:pPr>
      <w:ins w:id="88" w:author="jason" w:date="2016-01-09T21:52:00Z">
        <w:r>
          <w:rPr>
            <w:noProof/>
          </w:rPr>
          <w:t>Appendix B: Glossary</w:t>
        </w:r>
        <w:r>
          <w:rPr>
            <w:noProof/>
          </w:rPr>
          <w:tab/>
        </w:r>
        <w:r>
          <w:rPr>
            <w:noProof/>
          </w:rPr>
          <w:fldChar w:fldCharType="begin"/>
        </w:r>
        <w:r>
          <w:rPr>
            <w:noProof/>
          </w:rPr>
          <w:instrText xml:space="preserve"> PAGEREF _Toc440139699 \h </w:instrText>
        </w:r>
      </w:ins>
      <w:r>
        <w:rPr>
          <w:noProof/>
        </w:rPr>
      </w:r>
      <w:r>
        <w:rPr>
          <w:noProof/>
        </w:rPr>
        <w:fldChar w:fldCharType="separate"/>
      </w:r>
      <w:ins w:id="89" w:author="jason" w:date="2016-01-09T21:52:00Z">
        <w:r>
          <w:rPr>
            <w:noProof/>
          </w:rPr>
          <w:t>65</w:t>
        </w:r>
        <w:r>
          <w:rPr>
            <w:noProof/>
          </w:rPr>
          <w:fldChar w:fldCharType="end"/>
        </w:r>
      </w:ins>
    </w:p>
    <w:p w14:paraId="04711031" w14:textId="77777777" w:rsidR="00343EF7" w:rsidRDefault="00343EF7">
      <w:pPr>
        <w:pStyle w:val="TOC1"/>
        <w:tabs>
          <w:tab w:val="right" w:leader="dot" w:pos="9010"/>
        </w:tabs>
        <w:rPr>
          <w:ins w:id="90" w:author="jason" w:date="2016-01-09T21:52:00Z"/>
          <w:b w:val="0"/>
          <w:caps w:val="0"/>
          <w:noProof/>
          <w:u w:val="none"/>
          <w:lang w:val="en-US"/>
        </w:rPr>
      </w:pPr>
      <w:ins w:id="91" w:author="jason" w:date="2016-01-09T21:52:00Z">
        <w:r>
          <w:rPr>
            <w:noProof/>
          </w:rPr>
          <w:t>Appendix C: References</w:t>
        </w:r>
        <w:r>
          <w:rPr>
            <w:noProof/>
          </w:rPr>
          <w:tab/>
        </w:r>
        <w:r>
          <w:rPr>
            <w:noProof/>
          </w:rPr>
          <w:fldChar w:fldCharType="begin"/>
        </w:r>
        <w:r>
          <w:rPr>
            <w:noProof/>
          </w:rPr>
          <w:instrText xml:space="preserve"> PAGEREF _Toc440139700 \h </w:instrText>
        </w:r>
      </w:ins>
      <w:r>
        <w:rPr>
          <w:noProof/>
        </w:rPr>
      </w:r>
      <w:r>
        <w:rPr>
          <w:noProof/>
        </w:rPr>
        <w:fldChar w:fldCharType="separate"/>
      </w:r>
      <w:ins w:id="92" w:author="jason" w:date="2016-01-09T21:52:00Z">
        <w:r>
          <w:rPr>
            <w:noProof/>
          </w:rPr>
          <w:t>69</w:t>
        </w:r>
        <w:r>
          <w:rPr>
            <w:noProof/>
          </w:rPr>
          <w:fldChar w:fldCharType="end"/>
        </w:r>
      </w:ins>
    </w:p>
    <w:p w14:paraId="0086E194" w14:textId="77777777" w:rsidR="00343EF7" w:rsidRDefault="00343EF7">
      <w:pPr>
        <w:pStyle w:val="TOC1"/>
        <w:tabs>
          <w:tab w:val="right" w:leader="dot" w:pos="9010"/>
        </w:tabs>
        <w:rPr>
          <w:ins w:id="93" w:author="jason" w:date="2016-01-09T21:52:00Z"/>
          <w:b w:val="0"/>
          <w:caps w:val="0"/>
          <w:noProof/>
          <w:u w:val="none"/>
          <w:lang w:val="en-US"/>
        </w:rPr>
      </w:pPr>
      <w:ins w:id="94" w:author="jason" w:date="2016-01-09T21:52:00Z">
        <w:r>
          <w:rPr>
            <w:noProof/>
          </w:rPr>
          <w:t>Appendix D: Standards Mappings</w:t>
        </w:r>
        <w:r>
          <w:rPr>
            <w:noProof/>
          </w:rPr>
          <w:tab/>
        </w:r>
        <w:r>
          <w:rPr>
            <w:noProof/>
          </w:rPr>
          <w:fldChar w:fldCharType="begin"/>
        </w:r>
        <w:r>
          <w:rPr>
            <w:noProof/>
          </w:rPr>
          <w:instrText xml:space="preserve"> PAGEREF _Toc440139701 \h </w:instrText>
        </w:r>
      </w:ins>
      <w:r>
        <w:rPr>
          <w:noProof/>
        </w:rPr>
      </w:r>
      <w:r>
        <w:rPr>
          <w:noProof/>
        </w:rPr>
        <w:fldChar w:fldCharType="separate"/>
      </w:r>
      <w:ins w:id="95" w:author="jason" w:date="2016-01-09T21:52:00Z">
        <w:r>
          <w:rPr>
            <w:noProof/>
          </w:rPr>
          <w:t>70</w:t>
        </w:r>
        <w:r>
          <w:rPr>
            <w:noProof/>
          </w:rPr>
          <w:fldChar w:fldCharType="end"/>
        </w:r>
      </w:ins>
    </w:p>
    <w:p w14:paraId="3E6A516A" w14:textId="26254744" w:rsidR="00CF6A5A" w:rsidDel="00343EF7" w:rsidRDefault="00343EF7">
      <w:pPr>
        <w:pStyle w:val="TOC1"/>
        <w:tabs>
          <w:tab w:val="right" w:pos="9010"/>
        </w:tabs>
        <w:rPr>
          <w:del w:id="96" w:author="jason" w:date="2016-01-09T21:52:00Z"/>
          <w:b w:val="0"/>
          <w:caps w:val="0"/>
          <w:noProof/>
          <w:u w:val="none"/>
          <w:lang w:val="en-US"/>
        </w:rPr>
      </w:pPr>
      <w:ins w:id="97" w:author="jason" w:date="2016-01-09T21:52:00Z">
        <w:r>
          <w:rPr>
            <w:b w:val="0"/>
            <w:caps w:val="0"/>
          </w:rPr>
          <w:fldChar w:fldCharType="end"/>
        </w:r>
      </w:ins>
      <w:commentRangeEnd w:id="4"/>
      <w:ins w:id="98" w:author="jason" w:date="2016-01-09T21:54:00Z">
        <w:r>
          <w:rPr>
            <w:rStyle w:val="CommentReference"/>
            <w:b w:val="0"/>
            <w:caps w:val="0"/>
            <w:u w:val="none"/>
          </w:rPr>
          <w:commentReference w:id="4"/>
        </w:r>
      </w:ins>
      <w:del w:id="99" w:author="jason" w:date="2016-01-09T21:52:00Z">
        <w:r w:rsidR="00347EAF" w:rsidDel="00343EF7">
          <w:fldChar w:fldCharType="begin"/>
        </w:r>
        <w:r w:rsidR="00347EAF" w:rsidDel="00343EF7">
          <w:delInstrText xml:space="preserve"> TOC \o "1-2" </w:delInstrText>
        </w:r>
        <w:r w:rsidR="00347EAF" w:rsidDel="00343EF7">
          <w:fldChar w:fldCharType="separate"/>
        </w:r>
        <w:r w:rsidR="00CF6A5A" w:rsidDel="00343EF7">
          <w:rPr>
            <w:noProof/>
          </w:rPr>
          <w:delText>Acknowledgements</w:delText>
        </w:r>
        <w:r w:rsidR="00CF6A5A" w:rsidDel="00343EF7">
          <w:rPr>
            <w:noProof/>
          </w:rPr>
          <w:tab/>
        </w:r>
        <w:r w:rsidR="00CF6A5A" w:rsidDel="00343EF7">
          <w:rPr>
            <w:b w:val="0"/>
            <w:caps w:val="0"/>
            <w:noProof/>
          </w:rPr>
          <w:fldChar w:fldCharType="begin"/>
        </w:r>
        <w:r w:rsidR="00CF6A5A" w:rsidDel="00343EF7">
          <w:rPr>
            <w:noProof/>
          </w:rPr>
          <w:delInstrText xml:space="preserve"> PAGEREF _Toc438078061 \h </w:delInstrText>
        </w:r>
        <w:r w:rsidR="00CF6A5A" w:rsidDel="00343EF7">
          <w:rPr>
            <w:b w:val="0"/>
            <w:caps w:val="0"/>
            <w:noProof/>
          </w:rPr>
        </w:r>
        <w:r w:rsidR="00CF6A5A" w:rsidDel="00343EF7">
          <w:rPr>
            <w:b w:val="0"/>
            <w:caps w:val="0"/>
            <w:noProof/>
          </w:rPr>
          <w:fldChar w:fldCharType="separate"/>
        </w:r>
        <w:r w:rsidR="00CF6A5A" w:rsidDel="00343EF7">
          <w:rPr>
            <w:noProof/>
          </w:rPr>
          <w:delText>5</w:delText>
        </w:r>
        <w:r w:rsidR="00CF6A5A" w:rsidDel="00343EF7">
          <w:rPr>
            <w:b w:val="0"/>
            <w:caps w:val="0"/>
            <w:noProof/>
          </w:rPr>
          <w:fldChar w:fldCharType="end"/>
        </w:r>
      </w:del>
    </w:p>
    <w:p w14:paraId="0FC227A0" w14:textId="5540EB67" w:rsidR="00CF6A5A" w:rsidDel="00343EF7" w:rsidRDefault="00CF6A5A">
      <w:pPr>
        <w:pStyle w:val="TOC2"/>
        <w:tabs>
          <w:tab w:val="right" w:pos="9010"/>
        </w:tabs>
        <w:rPr>
          <w:del w:id="100" w:author="jason" w:date="2016-01-09T21:52:00Z"/>
          <w:b w:val="0"/>
          <w:smallCaps w:val="0"/>
          <w:noProof/>
          <w:lang w:val="en-US"/>
        </w:rPr>
      </w:pPr>
      <w:del w:id="101" w:author="jason" w:date="2016-01-09T21:52:00Z">
        <w:r w:rsidDel="00343EF7">
          <w:rPr>
            <w:noProof/>
          </w:rPr>
          <w:delText>About the Standard</w:delText>
        </w:r>
        <w:r w:rsidDel="00343EF7">
          <w:rPr>
            <w:noProof/>
          </w:rPr>
          <w:tab/>
        </w:r>
        <w:r w:rsidDel="00343EF7">
          <w:rPr>
            <w:b w:val="0"/>
            <w:smallCaps w:val="0"/>
            <w:noProof/>
          </w:rPr>
          <w:fldChar w:fldCharType="begin"/>
        </w:r>
        <w:r w:rsidDel="00343EF7">
          <w:rPr>
            <w:noProof/>
          </w:rPr>
          <w:delInstrText xml:space="preserve"> PAGEREF _Toc438078062 \h </w:delInstrText>
        </w:r>
        <w:r w:rsidDel="00343EF7">
          <w:rPr>
            <w:b w:val="0"/>
            <w:smallCaps w:val="0"/>
            <w:noProof/>
          </w:rPr>
        </w:r>
        <w:r w:rsidDel="00343EF7">
          <w:rPr>
            <w:b w:val="0"/>
            <w:smallCaps w:val="0"/>
            <w:noProof/>
          </w:rPr>
          <w:fldChar w:fldCharType="separate"/>
        </w:r>
        <w:r w:rsidDel="00343EF7">
          <w:rPr>
            <w:noProof/>
          </w:rPr>
          <w:delText>5</w:delText>
        </w:r>
        <w:r w:rsidDel="00343EF7">
          <w:rPr>
            <w:b w:val="0"/>
            <w:smallCaps w:val="0"/>
            <w:noProof/>
          </w:rPr>
          <w:fldChar w:fldCharType="end"/>
        </w:r>
      </w:del>
    </w:p>
    <w:p w14:paraId="2676EFFB" w14:textId="06961A0E" w:rsidR="00CF6A5A" w:rsidDel="00343EF7" w:rsidRDefault="00CF6A5A">
      <w:pPr>
        <w:pStyle w:val="TOC2"/>
        <w:tabs>
          <w:tab w:val="right" w:pos="9010"/>
        </w:tabs>
        <w:rPr>
          <w:del w:id="102" w:author="jason" w:date="2016-01-09T21:52:00Z"/>
          <w:b w:val="0"/>
          <w:smallCaps w:val="0"/>
          <w:noProof/>
          <w:lang w:val="en-US"/>
        </w:rPr>
      </w:pPr>
      <w:del w:id="103" w:author="jason" w:date="2016-01-09T21:52:00Z">
        <w:r w:rsidDel="00343EF7">
          <w:rPr>
            <w:noProof/>
          </w:rPr>
          <w:delText>Copyright and License</w:delText>
        </w:r>
        <w:r w:rsidDel="00343EF7">
          <w:rPr>
            <w:noProof/>
          </w:rPr>
          <w:tab/>
        </w:r>
        <w:r w:rsidDel="00343EF7">
          <w:rPr>
            <w:b w:val="0"/>
            <w:smallCaps w:val="0"/>
            <w:noProof/>
          </w:rPr>
          <w:fldChar w:fldCharType="begin"/>
        </w:r>
        <w:r w:rsidDel="00343EF7">
          <w:rPr>
            <w:noProof/>
          </w:rPr>
          <w:delInstrText xml:space="preserve"> PAGEREF _Toc438078063 \h </w:delInstrText>
        </w:r>
        <w:r w:rsidDel="00343EF7">
          <w:rPr>
            <w:b w:val="0"/>
            <w:smallCaps w:val="0"/>
            <w:noProof/>
          </w:rPr>
        </w:r>
        <w:r w:rsidDel="00343EF7">
          <w:rPr>
            <w:b w:val="0"/>
            <w:smallCaps w:val="0"/>
            <w:noProof/>
          </w:rPr>
          <w:fldChar w:fldCharType="separate"/>
        </w:r>
        <w:r w:rsidDel="00343EF7">
          <w:rPr>
            <w:noProof/>
          </w:rPr>
          <w:delText>5</w:delText>
        </w:r>
        <w:r w:rsidDel="00343EF7">
          <w:rPr>
            <w:b w:val="0"/>
            <w:smallCaps w:val="0"/>
            <w:noProof/>
          </w:rPr>
          <w:fldChar w:fldCharType="end"/>
        </w:r>
      </w:del>
    </w:p>
    <w:p w14:paraId="3BE13545" w14:textId="2845C559" w:rsidR="00CF6A5A" w:rsidDel="00343EF7" w:rsidRDefault="00CF6A5A">
      <w:pPr>
        <w:pStyle w:val="TOC1"/>
        <w:tabs>
          <w:tab w:val="right" w:pos="9010"/>
        </w:tabs>
        <w:rPr>
          <w:del w:id="104" w:author="jason" w:date="2016-01-09T21:52:00Z"/>
          <w:b w:val="0"/>
          <w:caps w:val="0"/>
          <w:noProof/>
          <w:u w:val="none"/>
          <w:lang w:val="en-US"/>
        </w:rPr>
      </w:pPr>
      <w:del w:id="105" w:author="jason" w:date="2016-01-09T21:52:00Z">
        <w:r w:rsidDel="00343EF7">
          <w:rPr>
            <w:noProof/>
          </w:rPr>
          <w:delText>Preface</w:delText>
        </w:r>
        <w:r w:rsidDel="00343EF7">
          <w:rPr>
            <w:noProof/>
          </w:rPr>
          <w:tab/>
        </w:r>
        <w:r w:rsidDel="00343EF7">
          <w:rPr>
            <w:b w:val="0"/>
            <w:caps w:val="0"/>
            <w:noProof/>
          </w:rPr>
          <w:fldChar w:fldCharType="begin"/>
        </w:r>
        <w:r w:rsidDel="00343EF7">
          <w:rPr>
            <w:noProof/>
          </w:rPr>
          <w:delInstrText xml:space="preserve"> PAGEREF _Toc438078064 \h </w:delInstrText>
        </w:r>
        <w:r w:rsidDel="00343EF7">
          <w:rPr>
            <w:b w:val="0"/>
            <w:caps w:val="0"/>
            <w:noProof/>
          </w:rPr>
        </w:r>
        <w:r w:rsidDel="00343EF7">
          <w:rPr>
            <w:b w:val="0"/>
            <w:caps w:val="0"/>
            <w:noProof/>
          </w:rPr>
          <w:fldChar w:fldCharType="separate"/>
        </w:r>
        <w:r w:rsidDel="00343EF7">
          <w:rPr>
            <w:noProof/>
          </w:rPr>
          <w:delText>7</w:delText>
        </w:r>
        <w:r w:rsidDel="00343EF7">
          <w:rPr>
            <w:b w:val="0"/>
            <w:caps w:val="0"/>
            <w:noProof/>
          </w:rPr>
          <w:fldChar w:fldCharType="end"/>
        </w:r>
      </w:del>
    </w:p>
    <w:p w14:paraId="49C55DAD" w14:textId="7D9CA95E" w:rsidR="00CF6A5A" w:rsidDel="00343EF7" w:rsidRDefault="00CF6A5A">
      <w:pPr>
        <w:pStyle w:val="TOC2"/>
        <w:tabs>
          <w:tab w:val="right" w:pos="9010"/>
        </w:tabs>
        <w:rPr>
          <w:del w:id="106" w:author="jason" w:date="2016-01-09T21:52:00Z"/>
          <w:b w:val="0"/>
          <w:smallCaps w:val="0"/>
          <w:noProof/>
          <w:lang w:val="en-US"/>
        </w:rPr>
      </w:pPr>
      <w:del w:id="107" w:author="jason" w:date="2016-01-09T21:52:00Z">
        <w:r w:rsidDel="00343EF7">
          <w:rPr>
            <w:noProof/>
          </w:rPr>
          <w:delText>What’s new in 3.0?</w:delText>
        </w:r>
        <w:r w:rsidDel="00343EF7">
          <w:rPr>
            <w:noProof/>
          </w:rPr>
          <w:tab/>
        </w:r>
        <w:r w:rsidDel="00343EF7">
          <w:rPr>
            <w:b w:val="0"/>
            <w:smallCaps w:val="0"/>
            <w:noProof/>
          </w:rPr>
          <w:fldChar w:fldCharType="begin"/>
        </w:r>
        <w:r w:rsidDel="00343EF7">
          <w:rPr>
            <w:noProof/>
          </w:rPr>
          <w:delInstrText xml:space="preserve"> PAGEREF _Toc438078065 \h </w:delInstrText>
        </w:r>
        <w:r w:rsidDel="00343EF7">
          <w:rPr>
            <w:b w:val="0"/>
            <w:smallCaps w:val="0"/>
            <w:noProof/>
          </w:rPr>
        </w:r>
        <w:r w:rsidDel="00343EF7">
          <w:rPr>
            <w:b w:val="0"/>
            <w:smallCaps w:val="0"/>
            <w:noProof/>
          </w:rPr>
          <w:fldChar w:fldCharType="separate"/>
        </w:r>
        <w:r w:rsidDel="00343EF7">
          <w:rPr>
            <w:noProof/>
          </w:rPr>
          <w:delText>7</w:delText>
        </w:r>
        <w:r w:rsidDel="00343EF7">
          <w:rPr>
            <w:b w:val="0"/>
            <w:smallCaps w:val="0"/>
            <w:noProof/>
          </w:rPr>
          <w:fldChar w:fldCharType="end"/>
        </w:r>
      </w:del>
    </w:p>
    <w:p w14:paraId="33A785DF" w14:textId="3D8D54D7" w:rsidR="00CF6A5A" w:rsidDel="00343EF7" w:rsidRDefault="00CF6A5A">
      <w:pPr>
        <w:pStyle w:val="TOC1"/>
        <w:tabs>
          <w:tab w:val="right" w:pos="9010"/>
        </w:tabs>
        <w:rPr>
          <w:del w:id="108" w:author="jason" w:date="2016-01-09T21:52:00Z"/>
          <w:b w:val="0"/>
          <w:caps w:val="0"/>
          <w:noProof/>
          <w:u w:val="none"/>
          <w:lang w:val="en-US"/>
        </w:rPr>
      </w:pPr>
      <w:del w:id="109" w:author="jason" w:date="2016-01-09T21:52:00Z">
        <w:r w:rsidDel="00343EF7">
          <w:rPr>
            <w:noProof/>
          </w:rPr>
          <w:delText>Using the Application Security Verification Standard</w:delText>
        </w:r>
        <w:r w:rsidDel="00343EF7">
          <w:rPr>
            <w:noProof/>
          </w:rPr>
          <w:tab/>
        </w:r>
        <w:r w:rsidDel="00343EF7">
          <w:rPr>
            <w:b w:val="0"/>
            <w:caps w:val="0"/>
            <w:noProof/>
          </w:rPr>
          <w:fldChar w:fldCharType="begin"/>
        </w:r>
        <w:r w:rsidDel="00343EF7">
          <w:rPr>
            <w:noProof/>
          </w:rPr>
          <w:delInstrText xml:space="preserve"> PAGEREF _Toc438078066 \h </w:delInstrText>
        </w:r>
        <w:r w:rsidDel="00343EF7">
          <w:rPr>
            <w:b w:val="0"/>
            <w:caps w:val="0"/>
            <w:noProof/>
          </w:rPr>
        </w:r>
        <w:r w:rsidDel="00343EF7">
          <w:rPr>
            <w:b w:val="0"/>
            <w:caps w:val="0"/>
            <w:noProof/>
          </w:rPr>
          <w:fldChar w:fldCharType="separate"/>
        </w:r>
        <w:r w:rsidDel="00343EF7">
          <w:rPr>
            <w:noProof/>
          </w:rPr>
          <w:delText>8</w:delText>
        </w:r>
        <w:r w:rsidDel="00343EF7">
          <w:rPr>
            <w:b w:val="0"/>
            <w:caps w:val="0"/>
            <w:noProof/>
          </w:rPr>
          <w:fldChar w:fldCharType="end"/>
        </w:r>
      </w:del>
    </w:p>
    <w:p w14:paraId="3CC7958D" w14:textId="16907FBA" w:rsidR="00CF6A5A" w:rsidDel="00343EF7" w:rsidRDefault="00CF6A5A">
      <w:pPr>
        <w:pStyle w:val="TOC2"/>
        <w:tabs>
          <w:tab w:val="right" w:pos="9010"/>
        </w:tabs>
        <w:rPr>
          <w:del w:id="110" w:author="jason" w:date="2016-01-09T21:52:00Z"/>
          <w:b w:val="0"/>
          <w:smallCaps w:val="0"/>
          <w:noProof/>
          <w:lang w:val="en-US"/>
        </w:rPr>
      </w:pPr>
      <w:del w:id="111" w:author="jason" w:date="2016-01-09T21:52:00Z">
        <w:r w:rsidDel="00343EF7">
          <w:rPr>
            <w:noProof/>
          </w:rPr>
          <w:delText>Application Security Verification Levels</w:delText>
        </w:r>
        <w:r w:rsidDel="00343EF7">
          <w:rPr>
            <w:noProof/>
          </w:rPr>
          <w:tab/>
        </w:r>
        <w:r w:rsidDel="00343EF7">
          <w:rPr>
            <w:b w:val="0"/>
            <w:smallCaps w:val="0"/>
            <w:noProof/>
          </w:rPr>
          <w:fldChar w:fldCharType="begin"/>
        </w:r>
        <w:r w:rsidDel="00343EF7">
          <w:rPr>
            <w:noProof/>
          </w:rPr>
          <w:delInstrText xml:space="preserve"> PAGEREF _Toc438078067 \h </w:delInstrText>
        </w:r>
        <w:r w:rsidDel="00343EF7">
          <w:rPr>
            <w:b w:val="0"/>
            <w:smallCaps w:val="0"/>
            <w:noProof/>
          </w:rPr>
        </w:r>
        <w:r w:rsidDel="00343EF7">
          <w:rPr>
            <w:b w:val="0"/>
            <w:smallCaps w:val="0"/>
            <w:noProof/>
          </w:rPr>
          <w:fldChar w:fldCharType="separate"/>
        </w:r>
        <w:r w:rsidDel="00343EF7">
          <w:rPr>
            <w:noProof/>
          </w:rPr>
          <w:delText>8</w:delText>
        </w:r>
        <w:r w:rsidDel="00343EF7">
          <w:rPr>
            <w:b w:val="0"/>
            <w:smallCaps w:val="0"/>
            <w:noProof/>
          </w:rPr>
          <w:fldChar w:fldCharType="end"/>
        </w:r>
      </w:del>
    </w:p>
    <w:p w14:paraId="4FC11E62" w14:textId="3745FE03" w:rsidR="00CF6A5A" w:rsidDel="00343EF7" w:rsidRDefault="00CF6A5A">
      <w:pPr>
        <w:pStyle w:val="TOC2"/>
        <w:tabs>
          <w:tab w:val="right" w:pos="9010"/>
        </w:tabs>
        <w:rPr>
          <w:del w:id="112" w:author="jason" w:date="2016-01-09T21:52:00Z"/>
          <w:b w:val="0"/>
          <w:smallCaps w:val="0"/>
          <w:noProof/>
          <w:lang w:val="en-US"/>
        </w:rPr>
      </w:pPr>
      <w:del w:id="113" w:author="jason" w:date="2016-01-09T21:52:00Z">
        <w:r w:rsidDel="00343EF7">
          <w:rPr>
            <w:noProof/>
          </w:rPr>
          <w:delText>How to use this standard</w:delText>
        </w:r>
        <w:r w:rsidDel="00343EF7">
          <w:rPr>
            <w:noProof/>
          </w:rPr>
          <w:tab/>
        </w:r>
        <w:r w:rsidDel="00343EF7">
          <w:rPr>
            <w:b w:val="0"/>
            <w:smallCaps w:val="0"/>
            <w:noProof/>
          </w:rPr>
          <w:fldChar w:fldCharType="begin"/>
        </w:r>
        <w:r w:rsidDel="00343EF7">
          <w:rPr>
            <w:noProof/>
          </w:rPr>
          <w:delInstrText xml:space="preserve"> PAGEREF _Toc438078068 \h </w:delInstrText>
        </w:r>
        <w:r w:rsidDel="00343EF7">
          <w:rPr>
            <w:b w:val="0"/>
            <w:smallCaps w:val="0"/>
            <w:noProof/>
          </w:rPr>
        </w:r>
        <w:r w:rsidDel="00343EF7">
          <w:rPr>
            <w:b w:val="0"/>
            <w:smallCaps w:val="0"/>
            <w:noProof/>
          </w:rPr>
          <w:fldChar w:fldCharType="separate"/>
        </w:r>
        <w:r w:rsidDel="00343EF7">
          <w:rPr>
            <w:noProof/>
          </w:rPr>
          <w:delText>9</w:delText>
        </w:r>
        <w:r w:rsidDel="00343EF7">
          <w:rPr>
            <w:b w:val="0"/>
            <w:smallCaps w:val="0"/>
            <w:noProof/>
          </w:rPr>
          <w:fldChar w:fldCharType="end"/>
        </w:r>
      </w:del>
    </w:p>
    <w:p w14:paraId="3EB77F7A" w14:textId="194D8001" w:rsidR="00CF6A5A" w:rsidDel="00343EF7" w:rsidRDefault="00CF6A5A">
      <w:pPr>
        <w:pStyle w:val="TOC2"/>
        <w:tabs>
          <w:tab w:val="right" w:pos="9010"/>
        </w:tabs>
        <w:rPr>
          <w:del w:id="114" w:author="jason" w:date="2016-01-09T21:52:00Z"/>
          <w:b w:val="0"/>
          <w:smallCaps w:val="0"/>
          <w:noProof/>
          <w:lang w:val="en-US"/>
        </w:rPr>
      </w:pPr>
      <w:del w:id="115" w:author="jason" w:date="2016-01-09T21:52:00Z">
        <w:r w:rsidDel="00343EF7">
          <w:rPr>
            <w:noProof/>
          </w:rPr>
          <w:delText>Applying ASVS in Practice</w:delText>
        </w:r>
        <w:r w:rsidDel="00343EF7">
          <w:rPr>
            <w:noProof/>
          </w:rPr>
          <w:tab/>
        </w:r>
        <w:r w:rsidDel="00343EF7">
          <w:rPr>
            <w:b w:val="0"/>
            <w:smallCaps w:val="0"/>
            <w:noProof/>
          </w:rPr>
          <w:fldChar w:fldCharType="begin"/>
        </w:r>
        <w:r w:rsidDel="00343EF7">
          <w:rPr>
            <w:noProof/>
          </w:rPr>
          <w:delInstrText xml:space="preserve"> PAGEREF _Toc438078069 \h </w:delInstrText>
        </w:r>
        <w:r w:rsidDel="00343EF7">
          <w:rPr>
            <w:b w:val="0"/>
            <w:smallCaps w:val="0"/>
            <w:noProof/>
          </w:rPr>
        </w:r>
        <w:r w:rsidDel="00343EF7">
          <w:rPr>
            <w:b w:val="0"/>
            <w:smallCaps w:val="0"/>
            <w:noProof/>
          </w:rPr>
          <w:fldChar w:fldCharType="separate"/>
        </w:r>
        <w:r w:rsidDel="00343EF7">
          <w:rPr>
            <w:noProof/>
          </w:rPr>
          <w:delText>11</w:delText>
        </w:r>
        <w:r w:rsidDel="00343EF7">
          <w:rPr>
            <w:b w:val="0"/>
            <w:smallCaps w:val="0"/>
            <w:noProof/>
          </w:rPr>
          <w:fldChar w:fldCharType="end"/>
        </w:r>
      </w:del>
    </w:p>
    <w:p w14:paraId="20A2380D" w14:textId="10557D23" w:rsidR="00CF6A5A" w:rsidDel="00343EF7" w:rsidRDefault="00CF6A5A">
      <w:pPr>
        <w:pStyle w:val="TOC1"/>
        <w:tabs>
          <w:tab w:val="right" w:pos="9010"/>
        </w:tabs>
        <w:rPr>
          <w:del w:id="116" w:author="jason" w:date="2016-01-09T21:52:00Z"/>
          <w:b w:val="0"/>
          <w:caps w:val="0"/>
          <w:noProof/>
          <w:u w:val="none"/>
          <w:lang w:val="en-US"/>
        </w:rPr>
      </w:pPr>
      <w:del w:id="117" w:author="jason" w:date="2016-01-09T21:52:00Z">
        <w:r w:rsidDel="00343EF7">
          <w:rPr>
            <w:noProof/>
          </w:rPr>
          <w:delText>Case Studies</w:delText>
        </w:r>
        <w:r w:rsidDel="00343EF7">
          <w:rPr>
            <w:noProof/>
          </w:rPr>
          <w:tab/>
        </w:r>
        <w:r w:rsidDel="00343EF7">
          <w:rPr>
            <w:b w:val="0"/>
            <w:caps w:val="0"/>
            <w:noProof/>
          </w:rPr>
          <w:fldChar w:fldCharType="begin"/>
        </w:r>
        <w:r w:rsidDel="00343EF7">
          <w:rPr>
            <w:noProof/>
          </w:rPr>
          <w:delInstrText xml:space="preserve"> PAGEREF _Toc438078070 \h </w:delInstrText>
        </w:r>
        <w:r w:rsidDel="00343EF7">
          <w:rPr>
            <w:b w:val="0"/>
            <w:caps w:val="0"/>
            <w:noProof/>
          </w:rPr>
        </w:r>
        <w:r w:rsidDel="00343EF7">
          <w:rPr>
            <w:b w:val="0"/>
            <w:caps w:val="0"/>
            <w:noProof/>
          </w:rPr>
          <w:fldChar w:fldCharType="separate"/>
        </w:r>
        <w:r w:rsidDel="00343EF7">
          <w:rPr>
            <w:noProof/>
          </w:rPr>
          <w:delText>14</w:delText>
        </w:r>
        <w:r w:rsidDel="00343EF7">
          <w:rPr>
            <w:b w:val="0"/>
            <w:caps w:val="0"/>
            <w:noProof/>
          </w:rPr>
          <w:fldChar w:fldCharType="end"/>
        </w:r>
      </w:del>
    </w:p>
    <w:p w14:paraId="0A4CFE34" w14:textId="154551E5" w:rsidR="00CF6A5A" w:rsidDel="00343EF7" w:rsidRDefault="00CF6A5A">
      <w:pPr>
        <w:pStyle w:val="TOC2"/>
        <w:tabs>
          <w:tab w:val="right" w:pos="9010"/>
        </w:tabs>
        <w:rPr>
          <w:del w:id="118" w:author="jason" w:date="2016-01-09T21:52:00Z"/>
          <w:b w:val="0"/>
          <w:smallCaps w:val="0"/>
          <w:noProof/>
          <w:lang w:val="en-US"/>
        </w:rPr>
      </w:pPr>
      <w:del w:id="119" w:author="jason" w:date="2016-01-09T21:52:00Z">
        <w:r w:rsidDel="00343EF7">
          <w:rPr>
            <w:noProof/>
          </w:rPr>
          <w:delText>Case Study 1: As a Security Testing Guide</w:delText>
        </w:r>
        <w:r w:rsidDel="00343EF7">
          <w:rPr>
            <w:noProof/>
          </w:rPr>
          <w:tab/>
        </w:r>
        <w:r w:rsidDel="00343EF7">
          <w:rPr>
            <w:b w:val="0"/>
            <w:smallCaps w:val="0"/>
            <w:noProof/>
          </w:rPr>
          <w:fldChar w:fldCharType="begin"/>
        </w:r>
        <w:r w:rsidDel="00343EF7">
          <w:rPr>
            <w:noProof/>
          </w:rPr>
          <w:delInstrText xml:space="preserve"> PAGEREF _Toc438078071 \h </w:delInstrText>
        </w:r>
        <w:r w:rsidDel="00343EF7">
          <w:rPr>
            <w:b w:val="0"/>
            <w:smallCaps w:val="0"/>
            <w:noProof/>
          </w:rPr>
        </w:r>
        <w:r w:rsidDel="00343EF7">
          <w:rPr>
            <w:b w:val="0"/>
            <w:smallCaps w:val="0"/>
            <w:noProof/>
          </w:rPr>
          <w:fldChar w:fldCharType="separate"/>
        </w:r>
        <w:r w:rsidDel="00343EF7">
          <w:rPr>
            <w:noProof/>
          </w:rPr>
          <w:delText>14</w:delText>
        </w:r>
        <w:r w:rsidDel="00343EF7">
          <w:rPr>
            <w:b w:val="0"/>
            <w:smallCaps w:val="0"/>
            <w:noProof/>
          </w:rPr>
          <w:fldChar w:fldCharType="end"/>
        </w:r>
      </w:del>
    </w:p>
    <w:p w14:paraId="46C0BC33" w14:textId="4DC57BE4" w:rsidR="00CF6A5A" w:rsidDel="00343EF7" w:rsidRDefault="00CF6A5A">
      <w:pPr>
        <w:pStyle w:val="TOC2"/>
        <w:tabs>
          <w:tab w:val="right" w:pos="9010"/>
        </w:tabs>
        <w:rPr>
          <w:del w:id="120" w:author="jason" w:date="2016-01-09T21:52:00Z"/>
          <w:b w:val="0"/>
          <w:smallCaps w:val="0"/>
          <w:noProof/>
          <w:lang w:val="en-US"/>
        </w:rPr>
      </w:pPr>
      <w:del w:id="121" w:author="jason" w:date="2016-01-09T21:52:00Z">
        <w:r w:rsidDel="00343EF7">
          <w:rPr>
            <w:noProof/>
          </w:rPr>
          <w:delText>Case Study 2: As a secure SDLC</w:delText>
        </w:r>
        <w:r w:rsidDel="00343EF7">
          <w:rPr>
            <w:noProof/>
          </w:rPr>
          <w:tab/>
        </w:r>
        <w:r w:rsidDel="00343EF7">
          <w:rPr>
            <w:b w:val="0"/>
            <w:smallCaps w:val="0"/>
            <w:noProof/>
          </w:rPr>
          <w:fldChar w:fldCharType="begin"/>
        </w:r>
        <w:r w:rsidDel="00343EF7">
          <w:rPr>
            <w:noProof/>
          </w:rPr>
          <w:delInstrText xml:space="preserve"> PAGEREF _Toc438078072 \h </w:delInstrText>
        </w:r>
        <w:r w:rsidDel="00343EF7">
          <w:rPr>
            <w:b w:val="0"/>
            <w:smallCaps w:val="0"/>
            <w:noProof/>
          </w:rPr>
        </w:r>
        <w:r w:rsidDel="00343EF7">
          <w:rPr>
            <w:b w:val="0"/>
            <w:smallCaps w:val="0"/>
            <w:noProof/>
          </w:rPr>
          <w:fldChar w:fldCharType="separate"/>
        </w:r>
        <w:r w:rsidDel="00343EF7">
          <w:rPr>
            <w:noProof/>
          </w:rPr>
          <w:delText>15</w:delText>
        </w:r>
        <w:r w:rsidDel="00343EF7">
          <w:rPr>
            <w:b w:val="0"/>
            <w:smallCaps w:val="0"/>
            <w:noProof/>
          </w:rPr>
          <w:fldChar w:fldCharType="end"/>
        </w:r>
      </w:del>
    </w:p>
    <w:p w14:paraId="6B00C9EA" w14:textId="549C86D2" w:rsidR="00CF6A5A" w:rsidDel="00343EF7" w:rsidRDefault="00CF6A5A">
      <w:pPr>
        <w:pStyle w:val="TOC1"/>
        <w:tabs>
          <w:tab w:val="right" w:pos="9010"/>
        </w:tabs>
        <w:rPr>
          <w:del w:id="122" w:author="jason" w:date="2016-01-09T21:52:00Z"/>
          <w:b w:val="0"/>
          <w:caps w:val="0"/>
          <w:noProof/>
          <w:u w:val="none"/>
          <w:lang w:val="en-US"/>
        </w:rPr>
      </w:pPr>
      <w:del w:id="123" w:author="jason" w:date="2016-01-09T21:52:00Z">
        <w:r w:rsidDel="00343EF7">
          <w:rPr>
            <w:noProof/>
          </w:rPr>
          <w:delText>Assessing software has achieved a verification level</w:delText>
        </w:r>
        <w:r w:rsidDel="00343EF7">
          <w:rPr>
            <w:noProof/>
          </w:rPr>
          <w:tab/>
        </w:r>
        <w:r w:rsidDel="00343EF7">
          <w:rPr>
            <w:b w:val="0"/>
            <w:caps w:val="0"/>
            <w:noProof/>
          </w:rPr>
          <w:fldChar w:fldCharType="begin"/>
        </w:r>
        <w:r w:rsidDel="00343EF7">
          <w:rPr>
            <w:noProof/>
          </w:rPr>
          <w:delInstrText xml:space="preserve"> PAGEREF _Toc438078073 \h </w:delInstrText>
        </w:r>
        <w:r w:rsidDel="00343EF7">
          <w:rPr>
            <w:b w:val="0"/>
            <w:caps w:val="0"/>
            <w:noProof/>
          </w:rPr>
        </w:r>
        <w:r w:rsidDel="00343EF7">
          <w:rPr>
            <w:b w:val="0"/>
            <w:caps w:val="0"/>
            <w:noProof/>
          </w:rPr>
          <w:fldChar w:fldCharType="separate"/>
        </w:r>
        <w:r w:rsidDel="00343EF7">
          <w:rPr>
            <w:noProof/>
          </w:rPr>
          <w:delText>16</w:delText>
        </w:r>
        <w:r w:rsidDel="00343EF7">
          <w:rPr>
            <w:b w:val="0"/>
            <w:caps w:val="0"/>
            <w:noProof/>
          </w:rPr>
          <w:fldChar w:fldCharType="end"/>
        </w:r>
      </w:del>
    </w:p>
    <w:p w14:paraId="184F0A99" w14:textId="76979ACD" w:rsidR="00CF6A5A" w:rsidDel="00343EF7" w:rsidRDefault="00CF6A5A">
      <w:pPr>
        <w:pStyle w:val="TOC2"/>
        <w:tabs>
          <w:tab w:val="right" w:pos="9010"/>
        </w:tabs>
        <w:rPr>
          <w:del w:id="124" w:author="jason" w:date="2016-01-09T21:52:00Z"/>
          <w:b w:val="0"/>
          <w:smallCaps w:val="0"/>
          <w:noProof/>
          <w:lang w:val="en-US"/>
        </w:rPr>
      </w:pPr>
      <w:del w:id="125" w:author="jason" w:date="2016-01-09T21:52:00Z">
        <w:r w:rsidDel="00343EF7">
          <w:rPr>
            <w:noProof/>
          </w:rPr>
          <w:delText>OWASP’s stance on ASVS Certifications and Trust Marks</w:delText>
        </w:r>
        <w:r w:rsidDel="00343EF7">
          <w:rPr>
            <w:noProof/>
          </w:rPr>
          <w:tab/>
        </w:r>
        <w:r w:rsidDel="00343EF7">
          <w:rPr>
            <w:b w:val="0"/>
            <w:smallCaps w:val="0"/>
            <w:noProof/>
          </w:rPr>
          <w:fldChar w:fldCharType="begin"/>
        </w:r>
        <w:r w:rsidDel="00343EF7">
          <w:rPr>
            <w:noProof/>
          </w:rPr>
          <w:delInstrText xml:space="preserve"> PAGEREF _Toc438078074 \h </w:delInstrText>
        </w:r>
        <w:r w:rsidDel="00343EF7">
          <w:rPr>
            <w:b w:val="0"/>
            <w:smallCaps w:val="0"/>
            <w:noProof/>
          </w:rPr>
        </w:r>
        <w:r w:rsidDel="00343EF7">
          <w:rPr>
            <w:b w:val="0"/>
            <w:smallCaps w:val="0"/>
            <w:noProof/>
          </w:rPr>
          <w:fldChar w:fldCharType="separate"/>
        </w:r>
        <w:r w:rsidDel="00343EF7">
          <w:rPr>
            <w:noProof/>
          </w:rPr>
          <w:delText>16</w:delText>
        </w:r>
        <w:r w:rsidDel="00343EF7">
          <w:rPr>
            <w:b w:val="0"/>
            <w:smallCaps w:val="0"/>
            <w:noProof/>
          </w:rPr>
          <w:fldChar w:fldCharType="end"/>
        </w:r>
      </w:del>
    </w:p>
    <w:p w14:paraId="2B565B56" w14:textId="5A3C898B" w:rsidR="00CF6A5A" w:rsidDel="00343EF7" w:rsidRDefault="00CF6A5A">
      <w:pPr>
        <w:pStyle w:val="TOC2"/>
        <w:tabs>
          <w:tab w:val="right" w:pos="9010"/>
        </w:tabs>
        <w:rPr>
          <w:del w:id="126" w:author="jason" w:date="2016-01-09T21:52:00Z"/>
          <w:b w:val="0"/>
          <w:smallCaps w:val="0"/>
          <w:noProof/>
          <w:lang w:val="en-US"/>
        </w:rPr>
      </w:pPr>
      <w:del w:id="127" w:author="jason" w:date="2016-01-09T21:52:00Z">
        <w:r w:rsidDel="00343EF7">
          <w:rPr>
            <w:noProof/>
          </w:rPr>
          <w:delText>Guidance for certifying organizations</w:delText>
        </w:r>
        <w:r w:rsidDel="00343EF7">
          <w:rPr>
            <w:noProof/>
          </w:rPr>
          <w:tab/>
        </w:r>
        <w:r w:rsidDel="00343EF7">
          <w:rPr>
            <w:b w:val="0"/>
            <w:smallCaps w:val="0"/>
            <w:noProof/>
          </w:rPr>
          <w:fldChar w:fldCharType="begin"/>
        </w:r>
        <w:r w:rsidDel="00343EF7">
          <w:rPr>
            <w:noProof/>
          </w:rPr>
          <w:delInstrText xml:space="preserve"> PAGEREF _Toc438078075 \h </w:delInstrText>
        </w:r>
        <w:r w:rsidDel="00343EF7">
          <w:rPr>
            <w:b w:val="0"/>
            <w:smallCaps w:val="0"/>
            <w:noProof/>
          </w:rPr>
        </w:r>
        <w:r w:rsidDel="00343EF7">
          <w:rPr>
            <w:b w:val="0"/>
            <w:smallCaps w:val="0"/>
            <w:noProof/>
          </w:rPr>
          <w:fldChar w:fldCharType="separate"/>
        </w:r>
        <w:r w:rsidDel="00343EF7">
          <w:rPr>
            <w:noProof/>
          </w:rPr>
          <w:delText>16</w:delText>
        </w:r>
        <w:r w:rsidDel="00343EF7">
          <w:rPr>
            <w:b w:val="0"/>
            <w:smallCaps w:val="0"/>
            <w:noProof/>
          </w:rPr>
          <w:fldChar w:fldCharType="end"/>
        </w:r>
      </w:del>
    </w:p>
    <w:p w14:paraId="2AFABE39" w14:textId="3E83CABF" w:rsidR="00CF6A5A" w:rsidDel="00343EF7" w:rsidRDefault="00CF6A5A">
      <w:pPr>
        <w:pStyle w:val="TOC2"/>
        <w:tabs>
          <w:tab w:val="right" w:pos="9010"/>
        </w:tabs>
        <w:rPr>
          <w:del w:id="128" w:author="jason" w:date="2016-01-09T21:52:00Z"/>
          <w:b w:val="0"/>
          <w:smallCaps w:val="0"/>
          <w:noProof/>
          <w:lang w:val="en-US"/>
        </w:rPr>
      </w:pPr>
      <w:del w:id="129" w:author="jason" w:date="2016-01-09T21:52:00Z">
        <w:r w:rsidDel="00343EF7">
          <w:rPr>
            <w:noProof/>
          </w:rPr>
          <w:delText>The role of automated penetration testing tools</w:delText>
        </w:r>
        <w:r w:rsidDel="00343EF7">
          <w:rPr>
            <w:noProof/>
          </w:rPr>
          <w:tab/>
        </w:r>
        <w:r w:rsidDel="00343EF7">
          <w:rPr>
            <w:b w:val="0"/>
            <w:smallCaps w:val="0"/>
            <w:noProof/>
          </w:rPr>
          <w:fldChar w:fldCharType="begin"/>
        </w:r>
        <w:r w:rsidDel="00343EF7">
          <w:rPr>
            <w:noProof/>
          </w:rPr>
          <w:delInstrText xml:space="preserve"> PAGEREF _Toc438078076 \h </w:delInstrText>
        </w:r>
        <w:r w:rsidDel="00343EF7">
          <w:rPr>
            <w:b w:val="0"/>
            <w:smallCaps w:val="0"/>
            <w:noProof/>
          </w:rPr>
        </w:r>
        <w:r w:rsidDel="00343EF7">
          <w:rPr>
            <w:b w:val="0"/>
            <w:smallCaps w:val="0"/>
            <w:noProof/>
          </w:rPr>
          <w:fldChar w:fldCharType="separate"/>
        </w:r>
        <w:r w:rsidDel="00343EF7">
          <w:rPr>
            <w:noProof/>
          </w:rPr>
          <w:delText>16</w:delText>
        </w:r>
        <w:r w:rsidDel="00343EF7">
          <w:rPr>
            <w:b w:val="0"/>
            <w:smallCaps w:val="0"/>
            <w:noProof/>
          </w:rPr>
          <w:fldChar w:fldCharType="end"/>
        </w:r>
      </w:del>
    </w:p>
    <w:p w14:paraId="70604B39" w14:textId="298EDF28" w:rsidR="00CF6A5A" w:rsidDel="00343EF7" w:rsidRDefault="00CF6A5A">
      <w:pPr>
        <w:pStyle w:val="TOC2"/>
        <w:tabs>
          <w:tab w:val="right" w:pos="9010"/>
        </w:tabs>
        <w:rPr>
          <w:del w:id="130" w:author="jason" w:date="2016-01-09T21:52:00Z"/>
          <w:b w:val="0"/>
          <w:smallCaps w:val="0"/>
          <w:noProof/>
          <w:lang w:val="en-US"/>
        </w:rPr>
      </w:pPr>
      <w:del w:id="131" w:author="jason" w:date="2016-01-09T21:52:00Z">
        <w:r w:rsidDel="00343EF7">
          <w:rPr>
            <w:noProof/>
          </w:rPr>
          <w:delText>The role of penetration testing</w:delText>
        </w:r>
        <w:r w:rsidDel="00343EF7">
          <w:rPr>
            <w:noProof/>
          </w:rPr>
          <w:tab/>
        </w:r>
        <w:r w:rsidDel="00343EF7">
          <w:rPr>
            <w:b w:val="0"/>
            <w:smallCaps w:val="0"/>
            <w:noProof/>
          </w:rPr>
          <w:fldChar w:fldCharType="begin"/>
        </w:r>
        <w:r w:rsidDel="00343EF7">
          <w:rPr>
            <w:noProof/>
          </w:rPr>
          <w:delInstrText xml:space="preserve"> PAGEREF _Toc438078077 \h </w:delInstrText>
        </w:r>
        <w:r w:rsidDel="00343EF7">
          <w:rPr>
            <w:b w:val="0"/>
            <w:smallCaps w:val="0"/>
            <w:noProof/>
          </w:rPr>
        </w:r>
        <w:r w:rsidDel="00343EF7">
          <w:rPr>
            <w:b w:val="0"/>
            <w:smallCaps w:val="0"/>
            <w:noProof/>
          </w:rPr>
          <w:fldChar w:fldCharType="separate"/>
        </w:r>
        <w:r w:rsidDel="00343EF7">
          <w:rPr>
            <w:noProof/>
          </w:rPr>
          <w:delText>17</w:delText>
        </w:r>
        <w:r w:rsidDel="00343EF7">
          <w:rPr>
            <w:b w:val="0"/>
            <w:smallCaps w:val="0"/>
            <w:noProof/>
          </w:rPr>
          <w:fldChar w:fldCharType="end"/>
        </w:r>
      </w:del>
    </w:p>
    <w:p w14:paraId="3932C497" w14:textId="0C6AA0E5" w:rsidR="00CF6A5A" w:rsidDel="00343EF7" w:rsidRDefault="00CF6A5A">
      <w:pPr>
        <w:pStyle w:val="TOC2"/>
        <w:tabs>
          <w:tab w:val="right" w:pos="9010"/>
        </w:tabs>
        <w:rPr>
          <w:del w:id="132" w:author="jason" w:date="2016-01-09T21:52:00Z"/>
          <w:b w:val="0"/>
          <w:smallCaps w:val="0"/>
          <w:noProof/>
          <w:lang w:val="en-US"/>
        </w:rPr>
      </w:pPr>
      <w:del w:id="133" w:author="jason" w:date="2016-01-09T21:52:00Z">
        <w:r w:rsidDel="00343EF7">
          <w:rPr>
            <w:noProof/>
          </w:rPr>
          <w:delText>As detailed security architecture guidance</w:delText>
        </w:r>
        <w:r w:rsidDel="00343EF7">
          <w:rPr>
            <w:noProof/>
          </w:rPr>
          <w:tab/>
        </w:r>
        <w:r w:rsidDel="00343EF7">
          <w:rPr>
            <w:b w:val="0"/>
            <w:smallCaps w:val="0"/>
            <w:noProof/>
          </w:rPr>
          <w:fldChar w:fldCharType="begin"/>
        </w:r>
        <w:r w:rsidDel="00343EF7">
          <w:rPr>
            <w:noProof/>
          </w:rPr>
          <w:delInstrText xml:space="preserve"> PAGEREF _Toc438078078 \h </w:delInstrText>
        </w:r>
        <w:r w:rsidDel="00343EF7">
          <w:rPr>
            <w:b w:val="0"/>
            <w:smallCaps w:val="0"/>
            <w:noProof/>
          </w:rPr>
        </w:r>
        <w:r w:rsidDel="00343EF7">
          <w:rPr>
            <w:b w:val="0"/>
            <w:smallCaps w:val="0"/>
            <w:noProof/>
          </w:rPr>
          <w:fldChar w:fldCharType="separate"/>
        </w:r>
        <w:r w:rsidDel="00343EF7">
          <w:rPr>
            <w:noProof/>
          </w:rPr>
          <w:delText>17</w:delText>
        </w:r>
        <w:r w:rsidDel="00343EF7">
          <w:rPr>
            <w:b w:val="0"/>
            <w:smallCaps w:val="0"/>
            <w:noProof/>
          </w:rPr>
          <w:fldChar w:fldCharType="end"/>
        </w:r>
      </w:del>
    </w:p>
    <w:p w14:paraId="6BACAA7F" w14:textId="70FB8ACC" w:rsidR="00CF6A5A" w:rsidDel="00343EF7" w:rsidRDefault="00CF6A5A">
      <w:pPr>
        <w:pStyle w:val="TOC2"/>
        <w:tabs>
          <w:tab w:val="right" w:pos="9010"/>
        </w:tabs>
        <w:rPr>
          <w:del w:id="134" w:author="jason" w:date="2016-01-09T21:52:00Z"/>
          <w:b w:val="0"/>
          <w:smallCaps w:val="0"/>
          <w:noProof/>
          <w:lang w:val="en-US"/>
        </w:rPr>
      </w:pPr>
      <w:del w:id="135" w:author="jason" w:date="2016-01-09T21:52:00Z">
        <w:r w:rsidDel="00343EF7">
          <w:rPr>
            <w:noProof/>
          </w:rPr>
          <w:delText>As a replacement for off the shelf secure coding checklists</w:delText>
        </w:r>
        <w:r w:rsidDel="00343EF7">
          <w:rPr>
            <w:noProof/>
          </w:rPr>
          <w:tab/>
        </w:r>
        <w:r w:rsidDel="00343EF7">
          <w:rPr>
            <w:b w:val="0"/>
            <w:smallCaps w:val="0"/>
            <w:noProof/>
          </w:rPr>
          <w:fldChar w:fldCharType="begin"/>
        </w:r>
        <w:r w:rsidDel="00343EF7">
          <w:rPr>
            <w:noProof/>
          </w:rPr>
          <w:delInstrText xml:space="preserve"> PAGEREF _Toc438078079 \h </w:delInstrText>
        </w:r>
        <w:r w:rsidDel="00343EF7">
          <w:rPr>
            <w:b w:val="0"/>
            <w:smallCaps w:val="0"/>
            <w:noProof/>
          </w:rPr>
        </w:r>
        <w:r w:rsidDel="00343EF7">
          <w:rPr>
            <w:b w:val="0"/>
            <w:smallCaps w:val="0"/>
            <w:noProof/>
          </w:rPr>
          <w:fldChar w:fldCharType="separate"/>
        </w:r>
        <w:r w:rsidDel="00343EF7">
          <w:rPr>
            <w:noProof/>
          </w:rPr>
          <w:delText>17</w:delText>
        </w:r>
        <w:r w:rsidDel="00343EF7">
          <w:rPr>
            <w:b w:val="0"/>
            <w:smallCaps w:val="0"/>
            <w:noProof/>
          </w:rPr>
          <w:fldChar w:fldCharType="end"/>
        </w:r>
      </w:del>
    </w:p>
    <w:p w14:paraId="5A15BB94" w14:textId="101FEBE3" w:rsidR="00CF6A5A" w:rsidDel="00343EF7" w:rsidRDefault="00CF6A5A">
      <w:pPr>
        <w:pStyle w:val="TOC2"/>
        <w:tabs>
          <w:tab w:val="right" w:pos="9010"/>
        </w:tabs>
        <w:rPr>
          <w:del w:id="136" w:author="jason" w:date="2016-01-09T21:52:00Z"/>
          <w:b w:val="0"/>
          <w:smallCaps w:val="0"/>
          <w:noProof/>
          <w:lang w:val="en-US"/>
        </w:rPr>
      </w:pPr>
      <w:del w:id="137" w:author="jason" w:date="2016-01-09T21:52:00Z">
        <w:r w:rsidDel="00343EF7">
          <w:rPr>
            <w:noProof/>
          </w:rPr>
          <w:delText>As a guide for automated unit and integration tests</w:delText>
        </w:r>
        <w:r w:rsidDel="00343EF7">
          <w:rPr>
            <w:noProof/>
          </w:rPr>
          <w:tab/>
        </w:r>
        <w:r w:rsidDel="00343EF7">
          <w:rPr>
            <w:b w:val="0"/>
            <w:smallCaps w:val="0"/>
            <w:noProof/>
          </w:rPr>
          <w:fldChar w:fldCharType="begin"/>
        </w:r>
        <w:r w:rsidDel="00343EF7">
          <w:rPr>
            <w:noProof/>
          </w:rPr>
          <w:delInstrText xml:space="preserve"> PAGEREF _Toc438078080 \h </w:delInstrText>
        </w:r>
        <w:r w:rsidDel="00343EF7">
          <w:rPr>
            <w:b w:val="0"/>
            <w:smallCaps w:val="0"/>
            <w:noProof/>
          </w:rPr>
        </w:r>
        <w:r w:rsidDel="00343EF7">
          <w:rPr>
            <w:b w:val="0"/>
            <w:smallCaps w:val="0"/>
            <w:noProof/>
          </w:rPr>
          <w:fldChar w:fldCharType="separate"/>
        </w:r>
        <w:r w:rsidDel="00343EF7">
          <w:rPr>
            <w:noProof/>
          </w:rPr>
          <w:delText>17</w:delText>
        </w:r>
        <w:r w:rsidDel="00343EF7">
          <w:rPr>
            <w:b w:val="0"/>
            <w:smallCaps w:val="0"/>
            <w:noProof/>
          </w:rPr>
          <w:fldChar w:fldCharType="end"/>
        </w:r>
      </w:del>
    </w:p>
    <w:p w14:paraId="0EC9F6E8" w14:textId="452E993E" w:rsidR="00CF6A5A" w:rsidDel="00343EF7" w:rsidRDefault="00CF6A5A">
      <w:pPr>
        <w:pStyle w:val="TOC2"/>
        <w:tabs>
          <w:tab w:val="right" w:pos="9010"/>
        </w:tabs>
        <w:rPr>
          <w:del w:id="138" w:author="jason" w:date="2016-01-09T21:52:00Z"/>
          <w:b w:val="0"/>
          <w:smallCaps w:val="0"/>
          <w:noProof/>
          <w:lang w:val="en-US"/>
        </w:rPr>
      </w:pPr>
      <w:del w:id="139" w:author="jason" w:date="2016-01-09T21:52:00Z">
        <w:r w:rsidDel="00343EF7">
          <w:rPr>
            <w:noProof/>
          </w:rPr>
          <w:delText>As secure development training</w:delText>
        </w:r>
        <w:r w:rsidDel="00343EF7">
          <w:rPr>
            <w:noProof/>
          </w:rPr>
          <w:tab/>
        </w:r>
        <w:r w:rsidDel="00343EF7">
          <w:rPr>
            <w:b w:val="0"/>
            <w:smallCaps w:val="0"/>
            <w:noProof/>
          </w:rPr>
          <w:fldChar w:fldCharType="begin"/>
        </w:r>
        <w:r w:rsidDel="00343EF7">
          <w:rPr>
            <w:noProof/>
          </w:rPr>
          <w:delInstrText xml:space="preserve"> PAGEREF _Toc438078081 \h </w:delInstrText>
        </w:r>
        <w:r w:rsidDel="00343EF7">
          <w:rPr>
            <w:b w:val="0"/>
            <w:smallCaps w:val="0"/>
            <w:noProof/>
          </w:rPr>
        </w:r>
        <w:r w:rsidDel="00343EF7">
          <w:rPr>
            <w:b w:val="0"/>
            <w:smallCaps w:val="0"/>
            <w:noProof/>
          </w:rPr>
          <w:fldChar w:fldCharType="separate"/>
        </w:r>
        <w:r w:rsidDel="00343EF7">
          <w:rPr>
            <w:noProof/>
          </w:rPr>
          <w:delText>18</w:delText>
        </w:r>
        <w:r w:rsidDel="00343EF7">
          <w:rPr>
            <w:b w:val="0"/>
            <w:smallCaps w:val="0"/>
            <w:noProof/>
          </w:rPr>
          <w:fldChar w:fldCharType="end"/>
        </w:r>
      </w:del>
    </w:p>
    <w:p w14:paraId="7511E976" w14:textId="52F5D718" w:rsidR="00CF6A5A" w:rsidDel="00343EF7" w:rsidRDefault="00CF6A5A">
      <w:pPr>
        <w:pStyle w:val="TOC1"/>
        <w:tabs>
          <w:tab w:val="right" w:pos="9010"/>
        </w:tabs>
        <w:rPr>
          <w:del w:id="140" w:author="jason" w:date="2016-01-09T21:52:00Z"/>
          <w:b w:val="0"/>
          <w:caps w:val="0"/>
          <w:noProof/>
          <w:u w:val="none"/>
          <w:lang w:val="en-US"/>
        </w:rPr>
      </w:pPr>
      <w:del w:id="141" w:author="jason" w:date="2016-01-09T21:52:00Z">
        <w:r w:rsidDel="00343EF7">
          <w:rPr>
            <w:noProof/>
          </w:rPr>
          <w:delText>OWASP Projects using ASVS</w:delText>
        </w:r>
        <w:r w:rsidDel="00343EF7">
          <w:rPr>
            <w:noProof/>
          </w:rPr>
          <w:tab/>
        </w:r>
        <w:r w:rsidDel="00343EF7">
          <w:rPr>
            <w:b w:val="0"/>
            <w:caps w:val="0"/>
            <w:noProof/>
          </w:rPr>
          <w:fldChar w:fldCharType="begin"/>
        </w:r>
        <w:r w:rsidDel="00343EF7">
          <w:rPr>
            <w:noProof/>
          </w:rPr>
          <w:delInstrText xml:space="preserve"> PAGEREF _Toc438078082 \h </w:delInstrText>
        </w:r>
        <w:r w:rsidDel="00343EF7">
          <w:rPr>
            <w:b w:val="0"/>
            <w:caps w:val="0"/>
            <w:noProof/>
          </w:rPr>
        </w:r>
        <w:r w:rsidDel="00343EF7">
          <w:rPr>
            <w:b w:val="0"/>
            <w:caps w:val="0"/>
            <w:noProof/>
          </w:rPr>
          <w:fldChar w:fldCharType="separate"/>
        </w:r>
        <w:r w:rsidDel="00343EF7">
          <w:rPr>
            <w:noProof/>
          </w:rPr>
          <w:delText>19</w:delText>
        </w:r>
        <w:r w:rsidDel="00343EF7">
          <w:rPr>
            <w:b w:val="0"/>
            <w:caps w:val="0"/>
            <w:noProof/>
          </w:rPr>
          <w:fldChar w:fldCharType="end"/>
        </w:r>
      </w:del>
    </w:p>
    <w:p w14:paraId="4B364323" w14:textId="76B33ACD" w:rsidR="00CF6A5A" w:rsidDel="00343EF7" w:rsidRDefault="00CF6A5A">
      <w:pPr>
        <w:pStyle w:val="TOC2"/>
        <w:tabs>
          <w:tab w:val="right" w:pos="9010"/>
        </w:tabs>
        <w:rPr>
          <w:del w:id="142" w:author="jason" w:date="2016-01-09T21:52:00Z"/>
          <w:b w:val="0"/>
          <w:smallCaps w:val="0"/>
          <w:noProof/>
          <w:lang w:val="en-US"/>
        </w:rPr>
      </w:pPr>
      <w:del w:id="143" w:author="jason" w:date="2016-01-09T21:52:00Z">
        <w:r w:rsidDel="00343EF7">
          <w:rPr>
            <w:noProof/>
          </w:rPr>
          <w:delText>Security Knowledge Framework</w:delText>
        </w:r>
        <w:r w:rsidDel="00343EF7">
          <w:rPr>
            <w:noProof/>
          </w:rPr>
          <w:tab/>
        </w:r>
        <w:r w:rsidDel="00343EF7">
          <w:rPr>
            <w:b w:val="0"/>
            <w:smallCaps w:val="0"/>
            <w:noProof/>
          </w:rPr>
          <w:fldChar w:fldCharType="begin"/>
        </w:r>
        <w:r w:rsidDel="00343EF7">
          <w:rPr>
            <w:noProof/>
          </w:rPr>
          <w:delInstrText xml:space="preserve"> PAGEREF _Toc438078083 \h </w:delInstrText>
        </w:r>
        <w:r w:rsidDel="00343EF7">
          <w:rPr>
            <w:b w:val="0"/>
            <w:smallCaps w:val="0"/>
            <w:noProof/>
          </w:rPr>
        </w:r>
        <w:r w:rsidDel="00343EF7">
          <w:rPr>
            <w:b w:val="0"/>
            <w:smallCaps w:val="0"/>
            <w:noProof/>
          </w:rPr>
          <w:fldChar w:fldCharType="separate"/>
        </w:r>
        <w:r w:rsidDel="00343EF7">
          <w:rPr>
            <w:noProof/>
          </w:rPr>
          <w:delText>19</w:delText>
        </w:r>
        <w:r w:rsidDel="00343EF7">
          <w:rPr>
            <w:b w:val="0"/>
            <w:smallCaps w:val="0"/>
            <w:noProof/>
          </w:rPr>
          <w:fldChar w:fldCharType="end"/>
        </w:r>
      </w:del>
    </w:p>
    <w:p w14:paraId="7BBA6583" w14:textId="05D46EBF" w:rsidR="00CF6A5A" w:rsidDel="00343EF7" w:rsidRDefault="00CF6A5A">
      <w:pPr>
        <w:pStyle w:val="TOC2"/>
        <w:tabs>
          <w:tab w:val="right" w:pos="9010"/>
        </w:tabs>
        <w:rPr>
          <w:del w:id="144" w:author="jason" w:date="2016-01-09T21:52:00Z"/>
          <w:b w:val="0"/>
          <w:smallCaps w:val="0"/>
          <w:noProof/>
          <w:lang w:val="en-US"/>
        </w:rPr>
      </w:pPr>
      <w:del w:id="145" w:author="jason" w:date="2016-01-09T21:52:00Z">
        <w:r w:rsidDel="00343EF7">
          <w:rPr>
            <w:noProof/>
          </w:rPr>
          <w:delText>OWASP Zed Attack Proxy</w:delText>
        </w:r>
        <w:r w:rsidDel="00343EF7">
          <w:rPr>
            <w:noProof/>
          </w:rPr>
          <w:tab/>
        </w:r>
        <w:r w:rsidDel="00343EF7">
          <w:rPr>
            <w:b w:val="0"/>
            <w:smallCaps w:val="0"/>
            <w:noProof/>
          </w:rPr>
          <w:fldChar w:fldCharType="begin"/>
        </w:r>
        <w:r w:rsidDel="00343EF7">
          <w:rPr>
            <w:noProof/>
          </w:rPr>
          <w:delInstrText xml:space="preserve"> PAGEREF _Toc438078084 \h </w:delInstrText>
        </w:r>
        <w:r w:rsidDel="00343EF7">
          <w:rPr>
            <w:b w:val="0"/>
            <w:smallCaps w:val="0"/>
            <w:noProof/>
          </w:rPr>
        </w:r>
        <w:r w:rsidDel="00343EF7">
          <w:rPr>
            <w:b w:val="0"/>
            <w:smallCaps w:val="0"/>
            <w:noProof/>
          </w:rPr>
          <w:fldChar w:fldCharType="separate"/>
        </w:r>
        <w:r w:rsidDel="00343EF7">
          <w:rPr>
            <w:noProof/>
          </w:rPr>
          <w:delText>19</w:delText>
        </w:r>
        <w:r w:rsidDel="00343EF7">
          <w:rPr>
            <w:b w:val="0"/>
            <w:smallCaps w:val="0"/>
            <w:noProof/>
          </w:rPr>
          <w:fldChar w:fldCharType="end"/>
        </w:r>
      </w:del>
    </w:p>
    <w:p w14:paraId="38D53D97" w14:textId="0CE9E815" w:rsidR="00CF6A5A" w:rsidDel="00343EF7" w:rsidRDefault="00CF6A5A">
      <w:pPr>
        <w:pStyle w:val="TOC2"/>
        <w:tabs>
          <w:tab w:val="right" w:pos="9010"/>
        </w:tabs>
        <w:rPr>
          <w:del w:id="146" w:author="jason" w:date="2016-01-09T21:52:00Z"/>
          <w:b w:val="0"/>
          <w:smallCaps w:val="0"/>
          <w:noProof/>
          <w:lang w:val="en-US"/>
        </w:rPr>
      </w:pPr>
      <w:del w:id="147" w:author="jason" w:date="2016-01-09T21:52:00Z">
        <w:r w:rsidDel="00343EF7">
          <w:rPr>
            <w:noProof/>
          </w:rPr>
          <w:delText>OWASP Cornucopia</w:delText>
        </w:r>
        <w:r w:rsidDel="00343EF7">
          <w:rPr>
            <w:noProof/>
          </w:rPr>
          <w:tab/>
        </w:r>
        <w:r w:rsidDel="00343EF7">
          <w:rPr>
            <w:b w:val="0"/>
            <w:smallCaps w:val="0"/>
            <w:noProof/>
          </w:rPr>
          <w:fldChar w:fldCharType="begin"/>
        </w:r>
        <w:r w:rsidDel="00343EF7">
          <w:rPr>
            <w:noProof/>
          </w:rPr>
          <w:delInstrText xml:space="preserve"> PAGEREF _Toc438078085 \h </w:delInstrText>
        </w:r>
        <w:r w:rsidDel="00343EF7">
          <w:rPr>
            <w:b w:val="0"/>
            <w:smallCaps w:val="0"/>
            <w:noProof/>
          </w:rPr>
        </w:r>
        <w:r w:rsidDel="00343EF7">
          <w:rPr>
            <w:b w:val="0"/>
            <w:smallCaps w:val="0"/>
            <w:noProof/>
          </w:rPr>
          <w:fldChar w:fldCharType="separate"/>
        </w:r>
        <w:r w:rsidDel="00343EF7">
          <w:rPr>
            <w:noProof/>
          </w:rPr>
          <w:delText>19</w:delText>
        </w:r>
        <w:r w:rsidDel="00343EF7">
          <w:rPr>
            <w:b w:val="0"/>
            <w:smallCaps w:val="0"/>
            <w:noProof/>
          </w:rPr>
          <w:fldChar w:fldCharType="end"/>
        </w:r>
      </w:del>
    </w:p>
    <w:p w14:paraId="67A88C04" w14:textId="5C636ADE" w:rsidR="00CF6A5A" w:rsidDel="00343EF7" w:rsidRDefault="00CF6A5A">
      <w:pPr>
        <w:pStyle w:val="TOC1"/>
        <w:tabs>
          <w:tab w:val="right" w:pos="9010"/>
        </w:tabs>
        <w:rPr>
          <w:del w:id="148" w:author="jason" w:date="2016-01-09T21:52:00Z"/>
          <w:b w:val="0"/>
          <w:caps w:val="0"/>
          <w:noProof/>
          <w:u w:val="none"/>
          <w:lang w:val="en-US"/>
        </w:rPr>
      </w:pPr>
      <w:del w:id="149" w:author="jason" w:date="2016-01-09T21:52:00Z">
        <w:r w:rsidDel="00343EF7">
          <w:rPr>
            <w:noProof/>
          </w:rPr>
          <w:delText>Detailed Verification Requirements</w:delText>
        </w:r>
        <w:r w:rsidDel="00343EF7">
          <w:rPr>
            <w:noProof/>
          </w:rPr>
          <w:tab/>
        </w:r>
        <w:r w:rsidDel="00343EF7">
          <w:rPr>
            <w:b w:val="0"/>
            <w:caps w:val="0"/>
            <w:noProof/>
          </w:rPr>
          <w:fldChar w:fldCharType="begin"/>
        </w:r>
        <w:r w:rsidDel="00343EF7">
          <w:rPr>
            <w:noProof/>
          </w:rPr>
          <w:delInstrText xml:space="preserve"> PAGEREF _Toc438078086 \h </w:delInstrText>
        </w:r>
        <w:r w:rsidDel="00343EF7">
          <w:rPr>
            <w:b w:val="0"/>
            <w:caps w:val="0"/>
            <w:noProof/>
          </w:rPr>
        </w:r>
        <w:r w:rsidDel="00343EF7">
          <w:rPr>
            <w:b w:val="0"/>
            <w:caps w:val="0"/>
            <w:noProof/>
          </w:rPr>
          <w:fldChar w:fldCharType="separate"/>
        </w:r>
        <w:r w:rsidDel="00343EF7">
          <w:rPr>
            <w:noProof/>
          </w:rPr>
          <w:delText>20</w:delText>
        </w:r>
        <w:r w:rsidDel="00343EF7">
          <w:rPr>
            <w:b w:val="0"/>
            <w:caps w:val="0"/>
            <w:noProof/>
          </w:rPr>
          <w:fldChar w:fldCharType="end"/>
        </w:r>
      </w:del>
    </w:p>
    <w:p w14:paraId="48105E34" w14:textId="44AC86A0" w:rsidR="00CF6A5A" w:rsidDel="00343EF7" w:rsidRDefault="00CF6A5A">
      <w:pPr>
        <w:pStyle w:val="TOC1"/>
        <w:tabs>
          <w:tab w:val="right" w:pos="9010"/>
        </w:tabs>
        <w:rPr>
          <w:del w:id="150" w:author="jason" w:date="2016-01-09T21:52:00Z"/>
          <w:b w:val="0"/>
          <w:caps w:val="0"/>
          <w:noProof/>
          <w:u w:val="none"/>
          <w:lang w:val="en-US"/>
        </w:rPr>
      </w:pPr>
      <w:del w:id="151" w:author="jason" w:date="2016-01-09T21:52:00Z">
        <w:r w:rsidDel="00343EF7">
          <w:rPr>
            <w:noProof/>
          </w:rPr>
          <w:delText>V1: Architecture, design and threat modelling</w:delText>
        </w:r>
        <w:r w:rsidDel="00343EF7">
          <w:rPr>
            <w:noProof/>
          </w:rPr>
          <w:tab/>
        </w:r>
        <w:r w:rsidDel="00343EF7">
          <w:rPr>
            <w:b w:val="0"/>
            <w:caps w:val="0"/>
            <w:noProof/>
          </w:rPr>
          <w:fldChar w:fldCharType="begin"/>
        </w:r>
        <w:r w:rsidDel="00343EF7">
          <w:rPr>
            <w:noProof/>
          </w:rPr>
          <w:delInstrText xml:space="preserve"> PAGEREF _Toc438078087 \h </w:delInstrText>
        </w:r>
        <w:r w:rsidDel="00343EF7">
          <w:rPr>
            <w:b w:val="0"/>
            <w:caps w:val="0"/>
            <w:noProof/>
          </w:rPr>
        </w:r>
        <w:r w:rsidDel="00343EF7">
          <w:rPr>
            <w:b w:val="0"/>
            <w:caps w:val="0"/>
            <w:noProof/>
          </w:rPr>
          <w:fldChar w:fldCharType="separate"/>
        </w:r>
        <w:r w:rsidDel="00343EF7">
          <w:rPr>
            <w:noProof/>
          </w:rPr>
          <w:delText>21</w:delText>
        </w:r>
        <w:r w:rsidDel="00343EF7">
          <w:rPr>
            <w:b w:val="0"/>
            <w:caps w:val="0"/>
            <w:noProof/>
          </w:rPr>
          <w:fldChar w:fldCharType="end"/>
        </w:r>
      </w:del>
    </w:p>
    <w:p w14:paraId="36FAC82F" w14:textId="63308E70" w:rsidR="00CF6A5A" w:rsidDel="00343EF7" w:rsidRDefault="00CF6A5A">
      <w:pPr>
        <w:pStyle w:val="TOC2"/>
        <w:tabs>
          <w:tab w:val="right" w:pos="9010"/>
        </w:tabs>
        <w:rPr>
          <w:del w:id="152" w:author="jason" w:date="2016-01-09T21:52:00Z"/>
          <w:b w:val="0"/>
          <w:smallCaps w:val="0"/>
          <w:noProof/>
          <w:lang w:val="en-US"/>
        </w:rPr>
      </w:pPr>
      <w:del w:id="153" w:author="jason" w:date="2016-01-09T21:52:00Z">
        <w:r w:rsidDel="00343EF7">
          <w:rPr>
            <w:noProof/>
          </w:rPr>
          <w:delText>Control objective</w:delText>
        </w:r>
        <w:r w:rsidDel="00343EF7">
          <w:rPr>
            <w:noProof/>
          </w:rPr>
          <w:tab/>
        </w:r>
        <w:r w:rsidDel="00343EF7">
          <w:rPr>
            <w:b w:val="0"/>
            <w:smallCaps w:val="0"/>
            <w:noProof/>
          </w:rPr>
          <w:fldChar w:fldCharType="begin"/>
        </w:r>
        <w:r w:rsidDel="00343EF7">
          <w:rPr>
            <w:noProof/>
          </w:rPr>
          <w:delInstrText xml:space="preserve"> PAGEREF _Toc438078088 \h </w:delInstrText>
        </w:r>
        <w:r w:rsidDel="00343EF7">
          <w:rPr>
            <w:b w:val="0"/>
            <w:smallCaps w:val="0"/>
            <w:noProof/>
          </w:rPr>
        </w:r>
        <w:r w:rsidDel="00343EF7">
          <w:rPr>
            <w:b w:val="0"/>
            <w:smallCaps w:val="0"/>
            <w:noProof/>
          </w:rPr>
          <w:fldChar w:fldCharType="separate"/>
        </w:r>
        <w:r w:rsidDel="00343EF7">
          <w:rPr>
            <w:noProof/>
          </w:rPr>
          <w:delText>21</w:delText>
        </w:r>
        <w:r w:rsidDel="00343EF7">
          <w:rPr>
            <w:b w:val="0"/>
            <w:smallCaps w:val="0"/>
            <w:noProof/>
          </w:rPr>
          <w:fldChar w:fldCharType="end"/>
        </w:r>
      </w:del>
    </w:p>
    <w:p w14:paraId="4DDE7E01" w14:textId="4274D5DE" w:rsidR="00CF6A5A" w:rsidDel="00343EF7" w:rsidRDefault="00CF6A5A">
      <w:pPr>
        <w:pStyle w:val="TOC2"/>
        <w:tabs>
          <w:tab w:val="right" w:pos="9010"/>
        </w:tabs>
        <w:rPr>
          <w:del w:id="154" w:author="jason" w:date="2016-01-09T21:52:00Z"/>
          <w:b w:val="0"/>
          <w:smallCaps w:val="0"/>
          <w:noProof/>
          <w:lang w:val="en-US"/>
        </w:rPr>
      </w:pPr>
      <w:del w:id="155"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_Toc438078089 \h </w:delInstrText>
        </w:r>
        <w:r w:rsidDel="00343EF7">
          <w:rPr>
            <w:b w:val="0"/>
            <w:smallCaps w:val="0"/>
            <w:noProof/>
          </w:rPr>
        </w:r>
        <w:r w:rsidDel="00343EF7">
          <w:rPr>
            <w:b w:val="0"/>
            <w:smallCaps w:val="0"/>
            <w:noProof/>
          </w:rPr>
          <w:fldChar w:fldCharType="separate"/>
        </w:r>
        <w:r w:rsidDel="00343EF7">
          <w:rPr>
            <w:noProof/>
          </w:rPr>
          <w:delText>21</w:delText>
        </w:r>
        <w:r w:rsidDel="00343EF7">
          <w:rPr>
            <w:b w:val="0"/>
            <w:smallCaps w:val="0"/>
            <w:noProof/>
          </w:rPr>
          <w:fldChar w:fldCharType="end"/>
        </w:r>
      </w:del>
    </w:p>
    <w:p w14:paraId="6B94B86A" w14:textId="089364FF" w:rsidR="00CF6A5A" w:rsidDel="00343EF7" w:rsidRDefault="00CF6A5A">
      <w:pPr>
        <w:pStyle w:val="TOC2"/>
        <w:tabs>
          <w:tab w:val="right" w:pos="9010"/>
        </w:tabs>
        <w:rPr>
          <w:del w:id="156" w:author="jason" w:date="2016-01-09T21:52:00Z"/>
          <w:b w:val="0"/>
          <w:smallCaps w:val="0"/>
          <w:noProof/>
          <w:lang w:val="en-US"/>
        </w:rPr>
      </w:pPr>
      <w:del w:id="157" w:author="jason" w:date="2016-01-09T21:52:00Z">
        <w:r w:rsidDel="00343EF7">
          <w:rPr>
            <w:noProof/>
          </w:rPr>
          <w:lastRenderedPageBreak/>
          <w:delText>References</w:delText>
        </w:r>
        <w:r w:rsidDel="00343EF7">
          <w:rPr>
            <w:noProof/>
          </w:rPr>
          <w:tab/>
        </w:r>
        <w:r w:rsidDel="00343EF7">
          <w:rPr>
            <w:b w:val="0"/>
            <w:smallCaps w:val="0"/>
            <w:noProof/>
          </w:rPr>
          <w:fldChar w:fldCharType="begin"/>
        </w:r>
        <w:r w:rsidDel="00343EF7">
          <w:rPr>
            <w:noProof/>
          </w:rPr>
          <w:delInstrText xml:space="preserve"> PAGEREF _Toc438078090 \h </w:delInstrText>
        </w:r>
        <w:r w:rsidDel="00343EF7">
          <w:rPr>
            <w:b w:val="0"/>
            <w:smallCaps w:val="0"/>
            <w:noProof/>
          </w:rPr>
        </w:r>
        <w:r w:rsidDel="00343EF7">
          <w:rPr>
            <w:b w:val="0"/>
            <w:smallCaps w:val="0"/>
            <w:noProof/>
          </w:rPr>
          <w:fldChar w:fldCharType="separate"/>
        </w:r>
        <w:r w:rsidDel="00343EF7">
          <w:rPr>
            <w:noProof/>
          </w:rPr>
          <w:delText>22</w:delText>
        </w:r>
        <w:r w:rsidDel="00343EF7">
          <w:rPr>
            <w:b w:val="0"/>
            <w:smallCaps w:val="0"/>
            <w:noProof/>
          </w:rPr>
          <w:fldChar w:fldCharType="end"/>
        </w:r>
      </w:del>
    </w:p>
    <w:p w14:paraId="4373A25C" w14:textId="4FF1F402" w:rsidR="00CF6A5A" w:rsidDel="00343EF7" w:rsidRDefault="00CF6A5A">
      <w:pPr>
        <w:pStyle w:val="TOC1"/>
        <w:tabs>
          <w:tab w:val="right" w:pos="9010"/>
        </w:tabs>
        <w:rPr>
          <w:del w:id="158" w:author="jason" w:date="2016-01-09T21:52:00Z"/>
          <w:b w:val="0"/>
          <w:caps w:val="0"/>
          <w:noProof/>
          <w:u w:val="none"/>
          <w:lang w:val="en-US"/>
        </w:rPr>
      </w:pPr>
      <w:del w:id="159" w:author="jason" w:date="2016-01-09T21:52:00Z">
        <w:r w:rsidDel="00343EF7">
          <w:rPr>
            <w:noProof/>
          </w:rPr>
          <w:delText>V2: Authentication Verification Requirements</w:delText>
        </w:r>
        <w:r w:rsidDel="00343EF7">
          <w:rPr>
            <w:noProof/>
          </w:rPr>
          <w:tab/>
        </w:r>
        <w:r w:rsidDel="00343EF7">
          <w:rPr>
            <w:b w:val="0"/>
            <w:caps w:val="0"/>
            <w:noProof/>
          </w:rPr>
          <w:fldChar w:fldCharType="begin"/>
        </w:r>
        <w:r w:rsidDel="00343EF7">
          <w:rPr>
            <w:noProof/>
          </w:rPr>
          <w:delInstrText xml:space="preserve"> PAGEREF _Toc438078091 \h </w:delInstrText>
        </w:r>
        <w:r w:rsidDel="00343EF7">
          <w:rPr>
            <w:b w:val="0"/>
            <w:caps w:val="0"/>
            <w:noProof/>
          </w:rPr>
        </w:r>
        <w:r w:rsidDel="00343EF7">
          <w:rPr>
            <w:b w:val="0"/>
            <w:caps w:val="0"/>
            <w:noProof/>
          </w:rPr>
          <w:fldChar w:fldCharType="separate"/>
        </w:r>
        <w:r w:rsidDel="00343EF7">
          <w:rPr>
            <w:noProof/>
          </w:rPr>
          <w:delText>23</w:delText>
        </w:r>
        <w:r w:rsidDel="00343EF7">
          <w:rPr>
            <w:b w:val="0"/>
            <w:caps w:val="0"/>
            <w:noProof/>
          </w:rPr>
          <w:fldChar w:fldCharType="end"/>
        </w:r>
      </w:del>
    </w:p>
    <w:p w14:paraId="462873F8" w14:textId="4D7082A7" w:rsidR="00CF6A5A" w:rsidDel="00343EF7" w:rsidRDefault="00CF6A5A">
      <w:pPr>
        <w:pStyle w:val="TOC2"/>
        <w:tabs>
          <w:tab w:val="right" w:pos="9010"/>
        </w:tabs>
        <w:rPr>
          <w:del w:id="160" w:author="jason" w:date="2016-01-09T21:52:00Z"/>
          <w:b w:val="0"/>
          <w:smallCaps w:val="0"/>
          <w:noProof/>
          <w:lang w:val="en-US"/>
        </w:rPr>
      </w:pPr>
      <w:del w:id="161" w:author="jason" w:date="2016-01-09T21:52:00Z">
        <w:r w:rsidDel="00343EF7">
          <w:rPr>
            <w:noProof/>
          </w:rPr>
          <w:delText>Control objective</w:delText>
        </w:r>
        <w:r w:rsidDel="00343EF7">
          <w:rPr>
            <w:noProof/>
          </w:rPr>
          <w:tab/>
        </w:r>
        <w:r w:rsidDel="00343EF7">
          <w:rPr>
            <w:b w:val="0"/>
            <w:smallCaps w:val="0"/>
            <w:noProof/>
          </w:rPr>
          <w:fldChar w:fldCharType="begin"/>
        </w:r>
        <w:r w:rsidDel="00343EF7">
          <w:rPr>
            <w:noProof/>
          </w:rPr>
          <w:delInstrText xml:space="preserve"> PAGEREF _Toc438078092 \h </w:delInstrText>
        </w:r>
        <w:r w:rsidDel="00343EF7">
          <w:rPr>
            <w:b w:val="0"/>
            <w:smallCaps w:val="0"/>
            <w:noProof/>
          </w:rPr>
        </w:r>
        <w:r w:rsidDel="00343EF7">
          <w:rPr>
            <w:b w:val="0"/>
            <w:smallCaps w:val="0"/>
            <w:noProof/>
          </w:rPr>
          <w:fldChar w:fldCharType="separate"/>
        </w:r>
        <w:r w:rsidDel="00343EF7">
          <w:rPr>
            <w:noProof/>
          </w:rPr>
          <w:delText>23</w:delText>
        </w:r>
        <w:r w:rsidDel="00343EF7">
          <w:rPr>
            <w:b w:val="0"/>
            <w:smallCaps w:val="0"/>
            <w:noProof/>
          </w:rPr>
          <w:fldChar w:fldCharType="end"/>
        </w:r>
      </w:del>
    </w:p>
    <w:p w14:paraId="18F5D50D" w14:textId="2DA0A8F2" w:rsidR="00CF6A5A" w:rsidDel="00343EF7" w:rsidRDefault="00CF6A5A">
      <w:pPr>
        <w:pStyle w:val="TOC2"/>
        <w:tabs>
          <w:tab w:val="right" w:pos="9010"/>
        </w:tabs>
        <w:rPr>
          <w:del w:id="162" w:author="jason" w:date="2016-01-09T21:52:00Z"/>
          <w:b w:val="0"/>
          <w:smallCaps w:val="0"/>
          <w:noProof/>
          <w:lang w:val="en-US"/>
        </w:rPr>
      </w:pPr>
      <w:del w:id="163"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_Toc438078093 \h </w:delInstrText>
        </w:r>
        <w:r w:rsidDel="00343EF7">
          <w:rPr>
            <w:b w:val="0"/>
            <w:smallCaps w:val="0"/>
            <w:noProof/>
          </w:rPr>
        </w:r>
        <w:r w:rsidDel="00343EF7">
          <w:rPr>
            <w:b w:val="0"/>
            <w:smallCaps w:val="0"/>
            <w:noProof/>
          </w:rPr>
          <w:fldChar w:fldCharType="separate"/>
        </w:r>
        <w:r w:rsidDel="00343EF7">
          <w:rPr>
            <w:noProof/>
          </w:rPr>
          <w:delText>23</w:delText>
        </w:r>
        <w:r w:rsidDel="00343EF7">
          <w:rPr>
            <w:b w:val="0"/>
            <w:smallCaps w:val="0"/>
            <w:noProof/>
          </w:rPr>
          <w:fldChar w:fldCharType="end"/>
        </w:r>
      </w:del>
    </w:p>
    <w:p w14:paraId="29FB130A" w14:textId="4558A5BA" w:rsidR="00CF6A5A" w:rsidDel="00343EF7" w:rsidRDefault="00CF6A5A">
      <w:pPr>
        <w:pStyle w:val="TOC2"/>
        <w:tabs>
          <w:tab w:val="right" w:pos="9010"/>
        </w:tabs>
        <w:rPr>
          <w:del w:id="164" w:author="jason" w:date="2016-01-09T21:52:00Z"/>
          <w:b w:val="0"/>
          <w:smallCaps w:val="0"/>
          <w:noProof/>
          <w:lang w:val="en-US"/>
        </w:rPr>
      </w:pPr>
      <w:del w:id="165" w:author="jason" w:date="2016-01-09T21:52:00Z">
        <w:r w:rsidDel="00343EF7">
          <w:rPr>
            <w:noProof/>
          </w:rPr>
          <w:delText>References</w:delText>
        </w:r>
        <w:r w:rsidDel="00343EF7">
          <w:rPr>
            <w:noProof/>
          </w:rPr>
          <w:tab/>
        </w:r>
        <w:r w:rsidDel="00343EF7">
          <w:rPr>
            <w:b w:val="0"/>
            <w:smallCaps w:val="0"/>
            <w:noProof/>
          </w:rPr>
          <w:fldChar w:fldCharType="begin"/>
        </w:r>
        <w:r w:rsidDel="00343EF7">
          <w:rPr>
            <w:noProof/>
          </w:rPr>
          <w:delInstrText xml:space="preserve"> PAGEREF _Toc438078094 \h </w:delInstrText>
        </w:r>
        <w:r w:rsidDel="00343EF7">
          <w:rPr>
            <w:b w:val="0"/>
            <w:smallCaps w:val="0"/>
            <w:noProof/>
          </w:rPr>
        </w:r>
        <w:r w:rsidDel="00343EF7">
          <w:rPr>
            <w:b w:val="0"/>
            <w:smallCaps w:val="0"/>
            <w:noProof/>
          </w:rPr>
          <w:fldChar w:fldCharType="separate"/>
        </w:r>
        <w:r w:rsidDel="00343EF7">
          <w:rPr>
            <w:noProof/>
          </w:rPr>
          <w:delText>25</w:delText>
        </w:r>
        <w:r w:rsidDel="00343EF7">
          <w:rPr>
            <w:b w:val="0"/>
            <w:smallCaps w:val="0"/>
            <w:noProof/>
          </w:rPr>
          <w:fldChar w:fldCharType="end"/>
        </w:r>
      </w:del>
    </w:p>
    <w:p w14:paraId="20162CC5" w14:textId="77C41CF5" w:rsidR="00CF6A5A" w:rsidDel="00343EF7" w:rsidRDefault="00CF6A5A">
      <w:pPr>
        <w:pStyle w:val="TOC1"/>
        <w:tabs>
          <w:tab w:val="right" w:pos="9010"/>
        </w:tabs>
        <w:rPr>
          <w:del w:id="166" w:author="jason" w:date="2016-01-09T21:52:00Z"/>
          <w:b w:val="0"/>
          <w:caps w:val="0"/>
          <w:noProof/>
          <w:u w:val="none"/>
          <w:lang w:val="en-US"/>
        </w:rPr>
      </w:pPr>
      <w:del w:id="167" w:author="jason" w:date="2016-01-09T21:52:00Z">
        <w:r w:rsidDel="00343EF7">
          <w:rPr>
            <w:noProof/>
          </w:rPr>
          <w:delText>V3: Session Management Verification Requirements</w:delText>
        </w:r>
        <w:r w:rsidDel="00343EF7">
          <w:rPr>
            <w:noProof/>
          </w:rPr>
          <w:tab/>
        </w:r>
        <w:r w:rsidDel="00343EF7">
          <w:rPr>
            <w:b w:val="0"/>
            <w:caps w:val="0"/>
            <w:noProof/>
          </w:rPr>
          <w:fldChar w:fldCharType="begin"/>
        </w:r>
        <w:r w:rsidDel="00343EF7">
          <w:rPr>
            <w:noProof/>
          </w:rPr>
          <w:delInstrText xml:space="preserve"> PAGEREF _Toc438078095 \h </w:delInstrText>
        </w:r>
        <w:r w:rsidDel="00343EF7">
          <w:rPr>
            <w:b w:val="0"/>
            <w:caps w:val="0"/>
            <w:noProof/>
          </w:rPr>
        </w:r>
        <w:r w:rsidDel="00343EF7">
          <w:rPr>
            <w:b w:val="0"/>
            <w:caps w:val="0"/>
            <w:noProof/>
          </w:rPr>
          <w:fldChar w:fldCharType="separate"/>
        </w:r>
        <w:r w:rsidDel="00343EF7">
          <w:rPr>
            <w:noProof/>
          </w:rPr>
          <w:delText>26</w:delText>
        </w:r>
        <w:r w:rsidDel="00343EF7">
          <w:rPr>
            <w:b w:val="0"/>
            <w:caps w:val="0"/>
            <w:noProof/>
          </w:rPr>
          <w:fldChar w:fldCharType="end"/>
        </w:r>
      </w:del>
    </w:p>
    <w:p w14:paraId="0DC035A5" w14:textId="79343F00" w:rsidR="00CF6A5A" w:rsidDel="00343EF7" w:rsidRDefault="00CF6A5A">
      <w:pPr>
        <w:pStyle w:val="TOC2"/>
        <w:tabs>
          <w:tab w:val="right" w:pos="9010"/>
        </w:tabs>
        <w:rPr>
          <w:del w:id="168" w:author="jason" w:date="2016-01-09T21:52:00Z"/>
          <w:b w:val="0"/>
          <w:smallCaps w:val="0"/>
          <w:noProof/>
          <w:lang w:val="en-US"/>
        </w:rPr>
      </w:pPr>
      <w:del w:id="169" w:author="jason" w:date="2016-01-09T21:52:00Z">
        <w:r w:rsidDel="00343EF7">
          <w:rPr>
            <w:noProof/>
          </w:rPr>
          <w:delText>Control objective</w:delText>
        </w:r>
        <w:r w:rsidDel="00343EF7">
          <w:rPr>
            <w:noProof/>
          </w:rPr>
          <w:tab/>
        </w:r>
        <w:r w:rsidDel="00343EF7">
          <w:rPr>
            <w:b w:val="0"/>
            <w:smallCaps w:val="0"/>
            <w:noProof/>
          </w:rPr>
          <w:fldChar w:fldCharType="begin"/>
        </w:r>
        <w:r w:rsidDel="00343EF7">
          <w:rPr>
            <w:noProof/>
          </w:rPr>
          <w:delInstrText xml:space="preserve"> PAGEREF _Toc438078096 \h </w:delInstrText>
        </w:r>
        <w:r w:rsidDel="00343EF7">
          <w:rPr>
            <w:b w:val="0"/>
            <w:smallCaps w:val="0"/>
            <w:noProof/>
          </w:rPr>
        </w:r>
        <w:r w:rsidDel="00343EF7">
          <w:rPr>
            <w:b w:val="0"/>
            <w:smallCaps w:val="0"/>
            <w:noProof/>
          </w:rPr>
          <w:fldChar w:fldCharType="separate"/>
        </w:r>
        <w:r w:rsidDel="00343EF7">
          <w:rPr>
            <w:noProof/>
          </w:rPr>
          <w:delText>26</w:delText>
        </w:r>
        <w:r w:rsidDel="00343EF7">
          <w:rPr>
            <w:b w:val="0"/>
            <w:smallCaps w:val="0"/>
            <w:noProof/>
          </w:rPr>
          <w:fldChar w:fldCharType="end"/>
        </w:r>
      </w:del>
    </w:p>
    <w:p w14:paraId="21D6B7A3" w14:textId="1FAC02FB" w:rsidR="00CF6A5A" w:rsidDel="00343EF7" w:rsidRDefault="00CF6A5A">
      <w:pPr>
        <w:pStyle w:val="TOC2"/>
        <w:tabs>
          <w:tab w:val="right" w:pos="9010"/>
        </w:tabs>
        <w:rPr>
          <w:del w:id="170" w:author="jason" w:date="2016-01-09T21:52:00Z"/>
          <w:b w:val="0"/>
          <w:smallCaps w:val="0"/>
          <w:noProof/>
          <w:lang w:val="en-US"/>
        </w:rPr>
      </w:pPr>
      <w:del w:id="171"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_Toc438078097 \h </w:delInstrText>
        </w:r>
        <w:r w:rsidDel="00343EF7">
          <w:rPr>
            <w:b w:val="0"/>
            <w:smallCaps w:val="0"/>
            <w:noProof/>
          </w:rPr>
        </w:r>
        <w:r w:rsidDel="00343EF7">
          <w:rPr>
            <w:b w:val="0"/>
            <w:smallCaps w:val="0"/>
            <w:noProof/>
          </w:rPr>
          <w:fldChar w:fldCharType="separate"/>
        </w:r>
        <w:r w:rsidDel="00343EF7">
          <w:rPr>
            <w:noProof/>
          </w:rPr>
          <w:delText>26</w:delText>
        </w:r>
        <w:r w:rsidDel="00343EF7">
          <w:rPr>
            <w:b w:val="0"/>
            <w:smallCaps w:val="0"/>
            <w:noProof/>
          </w:rPr>
          <w:fldChar w:fldCharType="end"/>
        </w:r>
      </w:del>
    </w:p>
    <w:p w14:paraId="454FA0A3" w14:textId="37BDF78D" w:rsidR="00CF6A5A" w:rsidDel="00343EF7" w:rsidRDefault="00CF6A5A">
      <w:pPr>
        <w:pStyle w:val="TOC2"/>
        <w:tabs>
          <w:tab w:val="right" w:pos="9010"/>
        </w:tabs>
        <w:rPr>
          <w:del w:id="172" w:author="jason" w:date="2016-01-09T21:52:00Z"/>
          <w:b w:val="0"/>
          <w:smallCaps w:val="0"/>
          <w:noProof/>
          <w:lang w:val="en-US"/>
        </w:rPr>
      </w:pPr>
      <w:del w:id="173" w:author="jason" w:date="2016-01-09T21:52:00Z">
        <w:r w:rsidDel="00343EF7">
          <w:rPr>
            <w:noProof/>
          </w:rPr>
          <w:delText>References</w:delText>
        </w:r>
        <w:r w:rsidDel="00343EF7">
          <w:rPr>
            <w:noProof/>
          </w:rPr>
          <w:tab/>
        </w:r>
        <w:r w:rsidDel="00343EF7">
          <w:rPr>
            <w:b w:val="0"/>
            <w:smallCaps w:val="0"/>
            <w:noProof/>
          </w:rPr>
          <w:fldChar w:fldCharType="begin"/>
        </w:r>
        <w:r w:rsidDel="00343EF7">
          <w:rPr>
            <w:noProof/>
          </w:rPr>
          <w:delInstrText xml:space="preserve"> PAGEREF _Toc438078098 \h </w:delInstrText>
        </w:r>
        <w:r w:rsidDel="00343EF7">
          <w:rPr>
            <w:b w:val="0"/>
            <w:smallCaps w:val="0"/>
            <w:noProof/>
          </w:rPr>
        </w:r>
        <w:r w:rsidDel="00343EF7">
          <w:rPr>
            <w:b w:val="0"/>
            <w:smallCaps w:val="0"/>
            <w:noProof/>
          </w:rPr>
          <w:fldChar w:fldCharType="separate"/>
        </w:r>
        <w:r w:rsidDel="00343EF7">
          <w:rPr>
            <w:noProof/>
          </w:rPr>
          <w:delText>27</w:delText>
        </w:r>
        <w:r w:rsidDel="00343EF7">
          <w:rPr>
            <w:b w:val="0"/>
            <w:smallCaps w:val="0"/>
            <w:noProof/>
          </w:rPr>
          <w:fldChar w:fldCharType="end"/>
        </w:r>
      </w:del>
    </w:p>
    <w:p w14:paraId="1AD25E71" w14:textId="3CEF4F2E" w:rsidR="00CF6A5A" w:rsidDel="00343EF7" w:rsidRDefault="00CF6A5A">
      <w:pPr>
        <w:pStyle w:val="TOC1"/>
        <w:tabs>
          <w:tab w:val="right" w:pos="9010"/>
        </w:tabs>
        <w:rPr>
          <w:del w:id="174" w:author="jason" w:date="2016-01-09T21:52:00Z"/>
          <w:b w:val="0"/>
          <w:caps w:val="0"/>
          <w:noProof/>
          <w:u w:val="none"/>
          <w:lang w:val="en-US"/>
        </w:rPr>
      </w:pPr>
      <w:del w:id="175" w:author="jason" w:date="2016-01-09T21:52:00Z">
        <w:r w:rsidDel="00343EF7">
          <w:rPr>
            <w:noProof/>
          </w:rPr>
          <w:delText>V4: Access Control Verification Requirements</w:delText>
        </w:r>
        <w:r w:rsidDel="00343EF7">
          <w:rPr>
            <w:noProof/>
          </w:rPr>
          <w:tab/>
        </w:r>
        <w:r w:rsidDel="00343EF7">
          <w:rPr>
            <w:b w:val="0"/>
            <w:caps w:val="0"/>
            <w:noProof/>
          </w:rPr>
          <w:fldChar w:fldCharType="begin"/>
        </w:r>
        <w:r w:rsidDel="00343EF7">
          <w:rPr>
            <w:noProof/>
          </w:rPr>
          <w:delInstrText xml:space="preserve"> PAGEREF _Toc438078099 \h </w:delInstrText>
        </w:r>
        <w:r w:rsidDel="00343EF7">
          <w:rPr>
            <w:b w:val="0"/>
            <w:caps w:val="0"/>
            <w:noProof/>
          </w:rPr>
        </w:r>
        <w:r w:rsidDel="00343EF7">
          <w:rPr>
            <w:b w:val="0"/>
            <w:caps w:val="0"/>
            <w:noProof/>
          </w:rPr>
          <w:fldChar w:fldCharType="separate"/>
        </w:r>
        <w:r w:rsidDel="00343EF7">
          <w:rPr>
            <w:noProof/>
          </w:rPr>
          <w:delText>28</w:delText>
        </w:r>
        <w:r w:rsidDel="00343EF7">
          <w:rPr>
            <w:b w:val="0"/>
            <w:caps w:val="0"/>
            <w:noProof/>
          </w:rPr>
          <w:fldChar w:fldCharType="end"/>
        </w:r>
      </w:del>
    </w:p>
    <w:p w14:paraId="137DC4A2" w14:textId="13A7B105" w:rsidR="00CF6A5A" w:rsidDel="00343EF7" w:rsidRDefault="00CF6A5A">
      <w:pPr>
        <w:pStyle w:val="TOC2"/>
        <w:tabs>
          <w:tab w:val="right" w:pos="9010"/>
        </w:tabs>
        <w:rPr>
          <w:del w:id="176" w:author="jason" w:date="2016-01-09T21:52:00Z"/>
          <w:b w:val="0"/>
          <w:smallCaps w:val="0"/>
          <w:noProof/>
          <w:lang w:val="en-US"/>
        </w:rPr>
      </w:pPr>
      <w:del w:id="177" w:author="jason" w:date="2016-01-09T21:52:00Z">
        <w:r w:rsidDel="00343EF7">
          <w:rPr>
            <w:noProof/>
          </w:rPr>
          <w:delText>Control objective</w:delText>
        </w:r>
        <w:r w:rsidDel="00343EF7">
          <w:rPr>
            <w:noProof/>
          </w:rPr>
          <w:tab/>
        </w:r>
        <w:r w:rsidDel="00343EF7">
          <w:rPr>
            <w:b w:val="0"/>
            <w:smallCaps w:val="0"/>
            <w:noProof/>
          </w:rPr>
          <w:fldChar w:fldCharType="begin"/>
        </w:r>
        <w:r w:rsidDel="00343EF7">
          <w:rPr>
            <w:noProof/>
          </w:rPr>
          <w:delInstrText xml:space="preserve"> PAGEREF _Toc438078100 \h </w:delInstrText>
        </w:r>
        <w:r w:rsidDel="00343EF7">
          <w:rPr>
            <w:b w:val="0"/>
            <w:smallCaps w:val="0"/>
            <w:noProof/>
          </w:rPr>
        </w:r>
        <w:r w:rsidDel="00343EF7">
          <w:rPr>
            <w:b w:val="0"/>
            <w:smallCaps w:val="0"/>
            <w:noProof/>
          </w:rPr>
          <w:fldChar w:fldCharType="separate"/>
        </w:r>
        <w:r w:rsidDel="00343EF7">
          <w:rPr>
            <w:noProof/>
          </w:rPr>
          <w:delText>28</w:delText>
        </w:r>
        <w:r w:rsidDel="00343EF7">
          <w:rPr>
            <w:b w:val="0"/>
            <w:smallCaps w:val="0"/>
            <w:noProof/>
          </w:rPr>
          <w:fldChar w:fldCharType="end"/>
        </w:r>
      </w:del>
    </w:p>
    <w:p w14:paraId="5AED3B70" w14:textId="371CCFF4" w:rsidR="00CF6A5A" w:rsidDel="00343EF7" w:rsidRDefault="00CF6A5A">
      <w:pPr>
        <w:pStyle w:val="TOC2"/>
        <w:tabs>
          <w:tab w:val="right" w:pos="9010"/>
        </w:tabs>
        <w:rPr>
          <w:del w:id="178" w:author="jason" w:date="2016-01-09T21:52:00Z"/>
          <w:b w:val="0"/>
          <w:smallCaps w:val="0"/>
          <w:noProof/>
          <w:lang w:val="en-US"/>
        </w:rPr>
      </w:pPr>
      <w:del w:id="179"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_Toc438078101 \h </w:delInstrText>
        </w:r>
        <w:r w:rsidDel="00343EF7">
          <w:rPr>
            <w:b w:val="0"/>
            <w:smallCaps w:val="0"/>
            <w:noProof/>
          </w:rPr>
        </w:r>
        <w:r w:rsidDel="00343EF7">
          <w:rPr>
            <w:b w:val="0"/>
            <w:smallCaps w:val="0"/>
            <w:noProof/>
          </w:rPr>
          <w:fldChar w:fldCharType="separate"/>
        </w:r>
        <w:r w:rsidDel="00343EF7">
          <w:rPr>
            <w:noProof/>
          </w:rPr>
          <w:delText>28</w:delText>
        </w:r>
        <w:r w:rsidDel="00343EF7">
          <w:rPr>
            <w:b w:val="0"/>
            <w:smallCaps w:val="0"/>
            <w:noProof/>
          </w:rPr>
          <w:fldChar w:fldCharType="end"/>
        </w:r>
      </w:del>
    </w:p>
    <w:p w14:paraId="5A0E278E" w14:textId="4EB9BD89" w:rsidR="00CF6A5A" w:rsidDel="00343EF7" w:rsidRDefault="00CF6A5A">
      <w:pPr>
        <w:pStyle w:val="TOC2"/>
        <w:tabs>
          <w:tab w:val="right" w:pos="9010"/>
        </w:tabs>
        <w:rPr>
          <w:del w:id="180" w:author="jason" w:date="2016-01-09T21:52:00Z"/>
          <w:b w:val="0"/>
          <w:smallCaps w:val="0"/>
          <w:noProof/>
          <w:lang w:val="en-US"/>
        </w:rPr>
      </w:pPr>
      <w:del w:id="181" w:author="jason" w:date="2016-01-09T21:52:00Z">
        <w:r w:rsidDel="00343EF7">
          <w:rPr>
            <w:noProof/>
          </w:rPr>
          <w:delText>References</w:delText>
        </w:r>
        <w:r w:rsidDel="00343EF7">
          <w:rPr>
            <w:noProof/>
          </w:rPr>
          <w:tab/>
        </w:r>
        <w:r w:rsidDel="00343EF7">
          <w:rPr>
            <w:b w:val="0"/>
            <w:smallCaps w:val="0"/>
            <w:noProof/>
          </w:rPr>
          <w:fldChar w:fldCharType="begin"/>
        </w:r>
        <w:r w:rsidDel="00343EF7">
          <w:rPr>
            <w:noProof/>
          </w:rPr>
          <w:delInstrText xml:space="preserve"> PAGEREF _Toc438078102 \h </w:delInstrText>
        </w:r>
        <w:r w:rsidDel="00343EF7">
          <w:rPr>
            <w:b w:val="0"/>
            <w:smallCaps w:val="0"/>
            <w:noProof/>
          </w:rPr>
        </w:r>
        <w:r w:rsidDel="00343EF7">
          <w:rPr>
            <w:b w:val="0"/>
            <w:smallCaps w:val="0"/>
            <w:noProof/>
          </w:rPr>
          <w:fldChar w:fldCharType="separate"/>
        </w:r>
        <w:r w:rsidDel="00343EF7">
          <w:rPr>
            <w:noProof/>
          </w:rPr>
          <w:delText>29</w:delText>
        </w:r>
        <w:r w:rsidDel="00343EF7">
          <w:rPr>
            <w:b w:val="0"/>
            <w:smallCaps w:val="0"/>
            <w:noProof/>
          </w:rPr>
          <w:fldChar w:fldCharType="end"/>
        </w:r>
      </w:del>
    </w:p>
    <w:p w14:paraId="6C1053B1" w14:textId="25E30A8A" w:rsidR="00CF6A5A" w:rsidDel="00343EF7" w:rsidRDefault="00CF6A5A">
      <w:pPr>
        <w:pStyle w:val="TOC1"/>
        <w:tabs>
          <w:tab w:val="right" w:pos="9010"/>
        </w:tabs>
        <w:rPr>
          <w:del w:id="182" w:author="jason" w:date="2016-01-09T21:52:00Z"/>
          <w:b w:val="0"/>
          <w:caps w:val="0"/>
          <w:noProof/>
          <w:u w:val="none"/>
          <w:lang w:val="en-US"/>
        </w:rPr>
      </w:pPr>
      <w:del w:id="183" w:author="jason" w:date="2016-01-09T21:52:00Z">
        <w:r w:rsidDel="00343EF7">
          <w:rPr>
            <w:noProof/>
          </w:rPr>
          <w:delText>V5: Malicious input handling verification requirements</w:delText>
        </w:r>
        <w:r w:rsidDel="00343EF7">
          <w:rPr>
            <w:noProof/>
          </w:rPr>
          <w:tab/>
        </w:r>
        <w:r w:rsidDel="00343EF7">
          <w:rPr>
            <w:b w:val="0"/>
            <w:caps w:val="0"/>
            <w:noProof/>
          </w:rPr>
          <w:fldChar w:fldCharType="begin"/>
        </w:r>
        <w:r w:rsidDel="00343EF7">
          <w:rPr>
            <w:noProof/>
          </w:rPr>
          <w:delInstrText xml:space="preserve"> PAGEREF _Toc438078103 \h </w:delInstrText>
        </w:r>
        <w:r w:rsidDel="00343EF7">
          <w:rPr>
            <w:b w:val="0"/>
            <w:caps w:val="0"/>
            <w:noProof/>
          </w:rPr>
        </w:r>
        <w:r w:rsidDel="00343EF7">
          <w:rPr>
            <w:b w:val="0"/>
            <w:caps w:val="0"/>
            <w:noProof/>
          </w:rPr>
          <w:fldChar w:fldCharType="separate"/>
        </w:r>
        <w:r w:rsidDel="00343EF7">
          <w:rPr>
            <w:noProof/>
          </w:rPr>
          <w:delText>30</w:delText>
        </w:r>
        <w:r w:rsidDel="00343EF7">
          <w:rPr>
            <w:b w:val="0"/>
            <w:caps w:val="0"/>
            <w:noProof/>
          </w:rPr>
          <w:fldChar w:fldCharType="end"/>
        </w:r>
      </w:del>
    </w:p>
    <w:p w14:paraId="496796BA" w14:textId="3E936223" w:rsidR="00CF6A5A" w:rsidDel="00343EF7" w:rsidRDefault="00CF6A5A">
      <w:pPr>
        <w:pStyle w:val="TOC2"/>
        <w:tabs>
          <w:tab w:val="right" w:pos="9010"/>
        </w:tabs>
        <w:rPr>
          <w:del w:id="184" w:author="jason" w:date="2016-01-09T21:52:00Z"/>
          <w:b w:val="0"/>
          <w:smallCaps w:val="0"/>
          <w:noProof/>
          <w:lang w:val="en-US"/>
        </w:rPr>
      </w:pPr>
      <w:del w:id="185" w:author="jason" w:date="2016-01-09T21:52:00Z">
        <w:r w:rsidDel="00343EF7">
          <w:rPr>
            <w:noProof/>
          </w:rPr>
          <w:delText>Control objective</w:delText>
        </w:r>
        <w:r w:rsidDel="00343EF7">
          <w:rPr>
            <w:noProof/>
          </w:rPr>
          <w:tab/>
        </w:r>
        <w:r w:rsidDel="00343EF7">
          <w:rPr>
            <w:b w:val="0"/>
            <w:smallCaps w:val="0"/>
            <w:noProof/>
          </w:rPr>
          <w:fldChar w:fldCharType="begin"/>
        </w:r>
        <w:r w:rsidDel="00343EF7">
          <w:rPr>
            <w:noProof/>
          </w:rPr>
          <w:delInstrText xml:space="preserve"> PAGEREF _Toc438078104 \h </w:delInstrText>
        </w:r>
        <w:r w:rsidDel="00343EF7">
          <w:rPr>
            <w:b w:val="0"/>
            <w:smallCaps w:val="0"/>
            <w:noProof/>
          </w:rPr>
        </w:r>
        <w:r w:rsidDel="00343EF7">
          <w:rPr>
            <w:b w:val="0"/>
            <w:smallCaps w:val="0"/>
            <w:noProof/>
          </w:rPr>
          <w:fldChar w:fldCharType="separate"/>
        </w:r>
        <w:r w:rsidDel="00343EF7">
          <w:rPr>
            <w:noProof/>
          </w:rPr>
          <w:delText>30</w:delText>
        </w:r>
        <w:r w:rsidDel="00343EF7">
          <w:rPr>
            <w:b w:val="0"/>
            <w:smallCaps w:val="0"/>
            <w:noProof/>
          </w:rPr>
          <w:fldChar w:fldCharType="end"/>
        </w:r>
      </w:del>
    </w:p>
    <w:p w14:paraId="260E26ED" w14:textId="2C46FB66" w:rsidR="00CF6A5A" w:rsidDel="00343EF7" w:rsidRDefault="00CF6A5A">
      <w:pPr>
        <w:pStyle w:val="TOC2"/>
        <w:tabs>
          <w:tab w:val="right" w:pos="9010"/>
        </w:tabs>
        <w:rPr>
          <w:del w:id="186" w:author="jason" w:date="2016-01-09T21:52:00Z"/>
          <w:b w:val="0"/>
          <w:smallCaps w:val="0"/>
          <w:noProof/>
          <w:lang w:val="en-US"/>
        </w:rPr>
      </w:pPr>
      <w:del w:id="187"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_Toc438078105 \h </w:delInstrText>
        </w:r>
        <w:r w:rsidDel="00343EF7">
          <w:rPr>
            <w:b w:val="0"/>
            <w:smallCaps w:val="0"/>
            <w:noProof/>
          </w:rPr>
        </w:r>
        <w:r w:rsidDel="00343EF7">
          <w:rPr>
            <w:b w:val="0"/>
            <w:smallCaps w:val="0"/>
            <w:noProof/>
          </w:rPr>
          <w:fldChar w:fldCharType="separate"/>
        </w:r>
        <w:r w:rsidDel="00343EF7">
          <w:rPr>
            <w:noProof/>
          </w:rPr>
          <w:delText>30</w:delText>
        </w:r>
        <w:r w:rsidDel="00343EF7">
          <w:rPr>
            <w:b w:val="0"/>
            <w:smallCaps w:val="0"/>
            <w:noProof/>
          </w:rPr>
          <w:fldChar w:fldCharType="end"/>
        </w:r>
      </w:del>
    </w:p>
    <w:p w14:paraId="07F82546" w14:textId="7E363BC0" w:rsidR="00CF6A5A" w:rsidDel="00343EF7" w:rsidRDefault="00CF6A5A">
      <w:pPr>
        <w:pStyle w:val="TOC2"/>
        <w:tabs>
          <w:tab w:val="right" w:pos="9010"/>
        </w:tabs>
        <w:rPr>
          <w:del w:id="188" w:author="jason" w:date="2016-01-09T21:52:00Z"/>
          <w:b w:val="0"/>
          <w:smallCaps w:val="0"/>
          <w:noProof/>
          <w:lang w:val="en-US"/>
        </w:rPr>
      </w:pPr>
      <w:del w:id="189" w:author="jason" w:date="2016-01-09T21:52:00Z">
        <w:r w:rsidDel="00343EF7">
          <w:rPr>
            <w:noProof/>
          </w:rPr>
          <w:delText>References</w:delText>
        </w:r>
        <w:r w:rsidDel="00343EF7">
          <w:rPr>
            <w:noProof/>
          </w:rPr>
          <w:tab/>
        </w:r>
        <w:r w:rsidDel="00343EF7">
          <w:rPr>
            <w:b w:val="0"/>
            <w:smallCaps w:val="0"/>
            <w:noProof/>
          </w:rPr>
          <w:fldChar w:fldCharType="begin"/>
        </w:r>
        <w:r w:rsidDel="00343EF7">
          <w:rPr>
            <w:noProof/>
          </w:rPr>
          <w:delInstrText xml:space="preserve"> PAGEREF _Toc438078106 \h </w:delInstrText>
        </w:r>
        <w:r w:rsidDel="00343EF7">
          <w:rPr>
            <w:b w:val="0"/>
            <w:smallCaps w:val="0"/>
            <w:noProof/>
          </w:rPr>
        </w:r>
        <w:r w:rsidDel="00343EF7">
          <w:rPr>
            <w:b w:val="0"/>
            <w:smallCaps w:val="0"/>
            <w:noProof/>
          </w:rPr>
          <w:fldChar w:fldCharType="separate"/>
        </w:r>
        <w:r w:rsidDel="00343EF7">
          <w:rPr>
            <w:noProof/>
          </w:rPr>
          <w:delText>32</w:delText>
        </w:r>
        <w:r w:rsidDel="00343EF7">
          <w:rPr>
            <w:b w:val="0"/>
            <w:smallCaps w:val="0"/>
            <w:noProof/>
          </w:rPr>
          <w:fldChar w:fldCharType="end"/>
        </w:r>
      </w:del>
    </w:p>
    <w:p w14:paraId="55BA935E" w14:textId="1B9E9A74" w:rsidR="00CF6A5A" w:rsidDel="00343EF7" w:rsidRDefault="00CF6A5A">
      <w:pPr>
        <w:pStyle w:val="TOC1"/>
        <w:tabs>
          <w:tab w:val="right" w:pos="9010"/>
        </w:tabs>
        <w:rPr>
          <w:del w:id="190" w:author="jason" w:date="2016-01-09T21:52:00Z"/>
          <w:b w:val="0"/>
          <w:caps w:val="0"/>
          <w:noProof/>
          <w:u w:val="none"/>
          <w:lang w:val="en-US"/>
        </w:rPr>
      </w:pPr>
      <w:del w:id="191" w:author="jason" w:date="2016-01-09T21:52:00Z">
        <w:r w:rsidDel="00343EF7">
          <w:rPr>
            <w:noProof/>
          </w:rPr>
          <w:delText>V6: Output encoding / escaping</w:delText>
        </w:r>
        <w:r w:rsidDel="00343EF7">
          <w:rPr>
            <w:noProof/>
          </w:rPr>
          <w:tab/>
        </w:r>
        <w:r w:rsidDel="00343EF7">
          <w:rPr>
            <w:b w:val="0"/>
            <w:caps w:val="0"/>
            <w:noProof/>
          </w:rPr>
          <w:fldChar w:fldCharType="begin"/>
        </w:r>
        <w:r w:rsidDel="00343EF7">
          <w:rPr>
            <w:noProof/>
          </w:rPr>
          <w:delInstrText xml:space="preserve"> PAGEREF _Toc438078107 \h </w:delInstrText>
        </w:r>
        <w:r w:rsidDel="00343EF7">
          <w:rPr>
            <w:b w:val="0"/>
            <w:caps w:val="0"/>
            <w:noProof/>
          </w:rPr>
        </w:r>
        <w:r w:rsidDel="00343EF7">
          <w:rPr>
            <w:b w:val="0"/>
            <w:caps w:val="0"/>
            <w:noProof/>
          </w:rPr>
          <w:fldChar w:fldCharType="separate"/>
        </w:r>
        <w:r w:rsidDel="00343EF7">
          <w:rPr>
            <w:noProof/>
          </w:rPr>
          <w:delText>34</w:delText>
        </w:r>
        <w:r w:rsidDel="00343EF7">
          <w:rPr>
            <w:b w:val="0"/>
            <w:caps w:val="0"/>
            <w:noProof/>
          </w:rPr>
          <w:fldChar w:fldCharType="end"/>
        </w:r>
      </w:del>
    </w:p>
    <w:p w14:paraId="71B46C0A" w14:textId="09D79FFD" w:rsidR="00CF6A5A" w:rsidDel="00343EF7" w:rsidRDefault="00CF6A5A">
      <w:pPr>
        <w:pStyle w:val="TOC1"/>
        <w:tabs>
          <w:tab w:val="right" w:pos="9010"/>
        </w:tabs>
        <w:rPr>
          <w:del w:id="192" w:author="jason" w:date="2016-01-09T21:52:00Z"/>
          <w:b w:val="0"/>
          <w:caps w:val="0"/>
          <w:noProof/>
          <w:u w:val="none"/>
          <w:lang w:val="en-US"/>
        </w:rPr>
      </w:pPr>
      <w:del w:id="193" w:author="jason" w:date="2016-01-09T21:52:00Z">
        <w:r w:rsidDel="00343EF7">
          <w:rPr>
            <w:noProof/>
          </w:rPr>
          <w:delText>V7: Cryptography at rest verification requirements</w:delText>
        </w:r>
        <w:r w:rsidDel="00343EF7">
          <w:rPr>
            <w:noProof/>
          </w:rPr>
          <w:tab/>
        </w:r>
        <w:r w:rsidDel="00343EF7">
          <w:rPr>
            <w:b w:val="0"/>
            <w:caps w:val="0"/>
            <w:noProof/>
          </w:rPr>
          <w:fldChar w:fldCharType="begin"/>
        </w:r>
        <w:r w:rsidDel="00343EF7">
          <w:rPr>
            <w:noProof/>
          </w:rPr>
          <w:delInstrText xml:space="preserve"> PAGEREF _Toc438078108 \h </w:delInstrText>
        </w:r>
        <w:r w:rsidDel="00343EF7">
          <w:rPr>
            <w:b w:val="0"/>
            <w:caps w:val="0"/>
            <w:noProof/>
          </w:rPr>
        </w:r>
        <w:r w:rsidDel="00343EF7">
          <w:rPr>
            <w:b w:val="0"/>
            <w:caps w:val="0"/>
            <w:noProof/>
          </w:rPr>
          <w:fldChar w:fldCharType="separate"/>
        </w:r>
        <w:r w:rsidDel="00343EF7">
          <w:rPr>
            <w:noProof/>
          </w:rPr>
          <w:delText>35</w:delText>
        </w:r>
        <w:r w:rsidDel="00343EF7">
          <w:rPr>
            <w:b w:val="0"/>
            <w:caps w:val="0"/>
            <w:noProof/>
          </w:rPr>
          <w:fldChar w:fldCharType="end"/>
        </w:r>
      </w:del>
    </w:p>
    <w:p w14:paraId="31A1B53E" w14:textId="31E9921E" w:rsidR="00CF6A5A" w:rsidDel="00343EF7" w:rsidRDefault="00CF6A5A">
      <w:pPr>
        <w:pStyle w:val="TOC2"/>
        <w:tabs>
          <w:tab w:val="right" w:pos="9010"/>
        </w:tabs>
        <w:rPr>
          <w:del w:id="194" w:author="jason" w:date="2016-01-09T21:52:00Z"/>
          <w:b w:val="0"/>
          <w:smallCaps w:val="0"/>
          <w:noProof/>
          <w:lang w:val="en-US"/>
        </w:rPr>
      </w:pPr>
      <w:del w:id="195" w:author="jason" w:date="2016-01-09T21:52:00Z">
        <w:r w:rsidDel="00343EF7">
          <w:rPr>
            <w:noProof/>
          </w:rPr>
          <w:delText>Control objective</w:delText>
        </w:r>
        <w:r w:rsidDel="00343EF7">
          <w:rPr>
            <w:noProof/>
          </w:rPr>
          <w:tab/>
        </w:r>
        <w:r w:rsidDel="00343EF7">
          <w:rPr>
            <w:b w:val="0"/>
            <w:smallCaps w:val="0"/>
            <w:noProof/>
          </w:rPr>
          <w:fldChar w:fldCharType="begin"/>
        </w:r>
        <w:r w:rsidDel="00343EF7">
          <w:rPr>
            <w:noProof/>
          </w:rPr>
          <w:delInstrText xml:space="preserve"> PAGEREF _Toc438078109 \h </w:delInstrText>
        </w:r>
        <w:r w:rsidDel="00343EF7">
          <w:rPr>
            <w:b w:val="0"/>
            <w:smallCaps w:val="0"/>
            <w:noProof/>
          </w:rPr>
        </w:r>
        <w:r w:rsidDel="00343EF7">
          <w:rPr>
            <w:b w:val="0"/>
            <w:smallCaps w:val="0"/>
            <w:noProof/>
          </w:rPr>
          <w:fldChar w:fldCharType="separate"/>
        </w:r>
        <w:r w:rsidDel="00343EF7">
          <w:rPr>
            <w:noProof/>
          </w:rPr>
          <w:delText>35</w:delText>
        </w:r>
        <w:r w:rsidDel="00343EF7">
          <w:rPr>
            <w:b w:val="0"/>
            <w:smallCaps w:val="0"/>
            <w:noProof/>
          </w:rPr>
          <w:fldChar w:fldCharType="end"/>
        </w:r>
      </w:del>
    </w:p>
    <w:p w14:paraId="23B2DDDF" w14:textId="2D141C70" w:rsidR="00CF6A5A" w:rsidDel="00343EF7" w:rsidRDefault="00CF6A5A">
      <w:pPr>
        <w:pStyle w:val="TOC2"/>
        <w:tabs>
          <w:tab w:val="right" w:pos="9010"/>
        </w:tabs>
        <w:rPr>
          <w:del w:id="196" w:author="jason" w:date="2016-01-09T21:52:00Z"/>
          <w:b w:val="0"/>
          <w:smallCaps w:val="0"/>
          <w:noProof/>
          <w:lang w:val="en-US"/>
        </w:rPr>
      </w:pPr>
      <w:del w:id="197"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_Toc438078110 \h </w:delInstrText>
        </w:r>
        <w:r w:rsidDel="00343EF7">
          <w:rPr>
            <w:b w:val="0"/>
            <w:smallCaps w:val="0"/>
            <w:noProof/>
          </w:rPr>
        </w:r>
        <w:r w:rsidDel="00343EF7">
          <w:rPr>
            <w:b w:val="0"/>
            <w:smallCaps w:val="0"/>
            <w:noProof/>
          </w:rPr>
          <w:fldChar w:fldCharType="separate"/>
        </w:r>
        <w:r w:rsidDel="00343EF7">
          <w:rPr>
            <w:noProof/>
          </w:rPr>
          <w:delText>35</w:delText>
        </w:r>
        <w:r w:rsidDel="00343EF7">
          <w:rPr>
            <w:b w:val="0"/>
            <w:smallCaps w:val="0"/>
            <w:noProof/>
          </w:rPr>
          <w:fldChar w:fldCharType="end"/>
        </w:r>
      </w:del>
    </w:p>
    <w:p w14:paraId="1FF67F64" w14:textId="3C2DD885" w:rsidR="00CF6A5A" w:rsidDel="00343EF7" w:rsidRDefault="00CF6A5A">
      <w:pPr>
        <w:pStyle w:val="TOC2"/>
        <w:tabs>
          <w:tab w:val="right" w:pos="9010"/>
        </w:tabs>
        <w:rPr>
          <w:del w:id="198" w:author="jason" w:date="2016-01-09T21:52:00Z"/>
          <w:b w:val="0"/>
          <w:smallCaps w:val="0"/>
          <w:noProof/>
          <w:lang w:val="en-US"/>
        </w:rPr>
      </w:pPr>
      <w:del w:id="199" w:author="jason" w:date="2016-01-09T21:52:00Z">
        <w:r w:rsidDel="00343EF7">
          <w:rPr>
            <w:noProof/>
          </w:rPr>
          <w:delText>References</w:delText>
        </w:r>
        <w:r w:rsidDel="00343EF7">
          <w:rPr>
            <w:noProof/>
          </w:rPr>
          <w:tab/>
        </w:r>
        <w:r w:rsidDel="00343EF7">
          <w:rPr>
            <w:b w:val="0"/>
            <w:smallCaps w:val="0"/>
            <w:noProof/>
          </w:rPr>
          <w:fldChar w:fldCharType="begin"/>
        </w:r>
        <w:r w:rsidDel="00343EF7">
          <w:rPr>
            <w:noProof/>
          </w:rPr>
          <w:delInstrText xml:space="preserve"> PAGEREF _Toc438078111 \h </w:delInstrText>
        </w:r>
        <w:r w:rsidDel="00343EF7">
          <w:rPr>
            <w:b w:val="0"/>
            <w:smallCaps w:val="0"/>
            <w:noProof/>
          </w:rPr>
        </w:r>
        <w:r w:rsidDel="00343EF7">
          <w:rPr>
            <w:b w:val="0"/>
            <w:smallCaps w:val="0"/>
            <w:noProof/>
          </w:rPr>
          <w:fldChar w:fldCharType="separate"/>
        </w:r>
        <w:r w:rsidDel="00343EF7">
          <w:rPr>
            <w:noProof/>
          </w:rPr>
          <w:delText>36</w:delText>
        </w:r>
        <w:r w:rsidDel="00343EF7">
          <w:rPr>
            <w:b w:val="0"/>
            <w:smallCaps w:val="0"/>
            <w:noProof/>
          </w:rPr>
          <w:fldChar w:fldCharType="end"/>
        </w:r>
      </w:del>
    </w:p>
    <w:p w14:paraId="4E81EED4" w14:textId="52110CFE" w:rsidR="00CF6A5A" w:rsidDel="00343EF7" w:rsidRDefault="00CF6A5A">
      <w:pPr>
        <w:pStyle w:val="TOC1"/>
        <w:tabs>
          <w:tab w:val="right" w:pos="9010"/>
        </w:tabs>
        <w:rPr>
          <w:del w:id="200" w:author="jason" w:date="2016-01-09T21:52:00Z"/>
          <w:b w:val="0"/>
          <w:caps w:val="0"/>
          <w:noProof/>
          <w:u w:val="none"/>
          <w:lang w:val="en-US"/>
        </w:rPr>
      </w:pPr>
      <w:del w:id="201" w:author="jason" w:date="2016-01-09T21:52:00Z">
        <w:r w:rsidDel="00343EF7">
          <w:rPr>
            <w:noProof/>
          </w:rPr>
          <w:delText>V8: Error handling and logging verification requirements</w:delText>
        </w:r>
        <w:r w:rsidDel="00343EF7">
          <w:rPr>
            <w:noProof/>
          </w:rPr>
          <w:tab/>
        </w:r>
        <w:r w:rsidDel="00343EF7">
          <w:rPr>
            <w:b w:val="0"/>
            <w:caps w:val="0"/>
            <w:noProof/>
          </w:rPr>
          <w:fldChar w:fldCharType="begin"/>
        </w:r>
        <w:r w:rsidDel="00343EF7">
          <w:rPr>
            <w:noProof/>
          </w:rPr>
          <w:delInstrText xml:space="preserve"> PAGEREF _Toc438078112 \h </w:delInstrText>
        </w:r>
        <w:r w:rsidDel="00343EF7">
          <w:rPr>
            <w:b w:val="0"/>
            <w:caps w:val="0"/>
            <w:noProof/>
          </w:rPr>
        </w:r>
        <w:r w:rsidDel="00343EF7">
          <w:rPr>
            <w:b w:val="0"/>
            <w:caps w:val="0"/>
            <w:noProof/>
          </w:rPr>
          <w:fldChar w:fldCharType="separate"/>
        </w:r>
        <w:r w:rsidDel="00343EF7">
          <w:rPr>
            <w:noProof/>
          </w:rPr>
          <w:delText>37</w:delText>
        </w:r>
        <w:r w:rsidDel="00343EF7">
          <w:rPr>
            <w:b w:val="0"/>
            <w:caps w:val="0"/>
            <w:noProof/>
          </w:rPr>
          <w:fldChar w:fldCharType="end"/>
        </w:r>
      </w:del>
    </w:p>
    <w:p w14:paraId="69B40A23" w14:textId="60D05F32" w:rsidR="00CF6A5A" w:rsidDel="00343EF7" w:rsidRDefault="00CF6A5A">
      <w:pPr>
        <w:pStyle w:val="TOC2"/>
        <w:tabs>
          <w:tab w:val="right" w:pos="9010"/>
        </w:tabs>
        <w:rPr>
          <w:del w:id="202" w:author="jason" w:date="2016-01-09T21:52:00Z"/>
          <w:b w:val="0"/>
          <w:smallCaps w:val="0"/>
          <w:noProof/>
          <w:lang w:val="en-US"/>
        </w:rPr>
      </w:pPr>
      <w:del w:id="203" w:author="jason" w:date="2016-01-09T21:52:00Z">
        <w:r w:rsidDel="00343EF7">
          <w:rPr>
            <w:noProof/>
          </w:rPr>
          <w:delText>Control objective</w:delText>
        </w:r>
        <w:r w:rsidDel="00343EF7">
          <w:rPr>
            <w:noProof/>
          </w:rPr>
          <w:tab/>
        </w:r>
        <w:r w:rsidDel="00343EF7">
          <w:rPr>
            <w:b w:val="0"/>
            <w:smallCaps w:val="0"/>
            <w:noProof/>
          </w:rPr>
          <w:fldChar w:fldCharType="begin"/>
        </w:r>
        <w:r w:rsidDel="00343EF7">
          <w:rPr>
            <w:noProof/>
          </w:rPr>
          <w:delInstrText xml:space="preserve"> PAGEREF _Toc438078113 \h </w:delInstrText>
        </w:r>
        <w:r w:rsidDel="00343EF7">
          <w:rPr>
            <w:b w:val="0"/>
            <w:smallCaps w:val="0"/>
            <w:noProof/>
          </w:rPr>
        </w:r>
        <w:r w:rsidDel="00343EF7">
          <w:rPr>
            <w:b w:val="0"/>
            <w:smallCaps w:val="0"/>
            <w:noProof/>
          </w:rPr>
          <w:fldChar w:fldCharType="separate"/>
        </w:r>
        <w:r w:rsidDel="00343EF7">
          <w:rPr>
            <w:noProof/>
          </w:rPr>
          <w:delText>37</w:delText>
        </w:r>
        <w:r w:rsidDel="00343EF7">
          <w:rPr>
            <w:b w:val="0"/>
            <w:smallCaps w:val="0"/>
            <w:noProof/>
          </w:rPr>
          <w:fldChar w:fldCharType="end"/>
        </w:r>
      </w:del>
    </w:p>
    <w:p w14:paraId="3AF5D9BA" w14:textId="43BC9C6C" w:rsidR="00CF6A5A" w:rsidDel="00343EF7" w:rsidRDefault="00CF6A5A">
      <w:pPr>
        <w:pStyle w:val="TOC2"/>
        <w:tabs>
          <w:tab w:val="right" w:pos="9010"/>
        </w:tabs>
        <w:rPr>
          <w:del w:id="204" w:author="jason" w:date="2016-01-09T21:52:00Z"/>
          <w:b w:val="0"/>
          <w:smallCaps w:val="0"/>
          <w:noProof/>
          <w:lang w:val="en-US"/>
        </w:rPr>
      </w:pPr>
      <w:del w:id="205"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_Toc438078114 \h </w:delInstrText>
        </w:r>
        <w:r w:rsidDel="00343EF7">
          <w:rPr>
            <w:b w:val="0"/>
            <w:smallCaps w:val="0"/>
            <w:noProof/>
          </w:rPr>
        </w:r>
        <w:r w:rsidDel="00343EF7">
          <w:rPr>
            <w:b w:val="0"/>
            <w:smallCaps w:val="0"/>
            <w:noProof/>
          </w:rPr>
          <w:fldChar w:fldCharType="separate"/>
        </w:r>
        <w:r w:rsidDel="00343EF7">
          <w:rPr>
            <w:noProof/>
          </w:rPr>
          <w:delText>37</w:delText>
        </w:r>
        <w:r w:rsidDel="00343EF7">
          <w:rPr>
            <w:b w:val="0"/>
            <w:smallCaps w:val="0"/>
            <w:noProof/>
          </w:rPr>
          <w:fldChar w:fldCharType="end"/>
        </w:r>
      </w:del>
    </w:p>
    <w:p w14:paraId="04AE7576" w14:textId="66084924" w:rsidR="00CF6A5A" w:rsidDel="00343EF7" w:rsidRDefault="00CF6A5A">
      <w:pPr>
        <w:pStyle w:val="TOC2"/>
        <w:tabs>
          <w:tab w:val="right" w:pos="9010"/>
        </w:tabs>
        <w:rPr>
          <w:del w:id="206" w:author="jason" w:date="2016-01-09T21:52:00Z"/>
          <w:b w:val="0"/>
          <w:smallCaps w:val="0"/>
          <w:noProof/>
          <w:lang w:val="en-US"/>
        </w:rPr>
      </w:pPr>
      <w:del w:id="207" w:author="jason" w:date="2016-01-09T21:52:00Z">
        <w:r w:rsidDel="00343EF7">
          <w:rPr>
            <w:noProof/>
          </w:rPr>
          <w:delText>References</w:delText>
        </w:r>
        <w:r w:rsidDel="00343EF7">
          <w:rPr>
            <w:noProof/>
          </w:rPr>
          <w:tab/>
        </w:r>
        <w:r w:rsidDel="00343EF7">
          <w:rPr>
            <w:b w:val="0"/>
            <w:smallCaps w:val="0"/>
            <w:noProof/>
          </w:rPr>
          <w:fldChar w:fldCharType="begin"/>
        </w:r>
        <w:r w:rsidDel="00343EF7">
          <w:rPr>
            <w:noProof/>
          </w:rPr>
          <w:delInstrText xml:space="preserve"> PAGEREF _Toc438078115 \h </w:delInstrText>
        </w:r>
        <w:r w:rsidDel="00343EF7">
          <w:rPr>
            <w:b w:val="0"/>
            <w:smallCaps w:val="0"/>
            <w:noProof/>
          </w:rPr>
        </w:r>
        <w:r w:rsidDel="00343EF7">
          <w:rPr>
            <w:b w:val="0"/>
            <w:smallCaps w:val="0"/>
            <w:noProof/>
          </w:rPr>
          <w:fldChar w:fldCharType="separate"/>
        </w:r>
        <w:r w:rsidDel="00343EF7">
          <w:rPr>
            <w:noProof/>
          </w:rPr>
          <w:delText>38</w:delText>
        </w:r>
        <w:r w:rsidDel="00343EF7">
          <w:rPr>
            <w:b w:val="0"/>
            <w:smallCaps w:val="0"/>
            <w:noProof/>
          </w:rPr>
          <w:fldChar w:fldCharType="end"/>
        </w:r>
      </w:del>
    </w:p>
    <w:p w14:paraId="33DCEEE2" w14:textId="33FEB900" w:rsidR="00CF6A5A" w:rsidDel="00343EF7" w:rsidRDefault="00CF6A5A">
      <w:pPr>
        <w:pStyle w:val="TOC1"/>
        <w:tabs>
          <w:tab w:val="right" w:pos="9010"/>
        </w:tabs>
        <w:rPr>
          <w:del w:id="208" w:author="jason" w:date="2016-01-09T21:52:00Z"/>
          <w:b w:val="0"/>
          <w:caps w:val="0"/>
          <w:noProof/>
          <w:u w:val="none"/>
          <w:lang w:val="en-US"/>
        </w:rPr>
      </w:pPr>
      <w:del w:id="209" w:author="jason" w:date="2016-01-09T21:52:00Z">
        <w:r w:rsidDel="00343EF7">
          <w:rPr>
            <w:noProof/>
          </w:rPr>
          <w:delText>V9: Data protection verification requirements</w:delText>
        </w:r>
        <w:r w:rsidDel="00343EF7">
          <w:rPr>
            <w:noProof/>
          </w:rPr>
          <w:tab/>
        </w:r>
        <w:r w:rsidDel="00343EF7">
          <w:rPr>
            <w:b w:val="0"/>
            <w:caps w:val="0"/>
            <w:noProof/>
          </w:rPr>
          <w:fldChar w:fldCharType="begin"/>
        </w:r>
        <w:r w:rsidDel="00343EF7">
          <w:rPr>
            <w:noProof/>
          </w:rPr>
          <w:delInstrText xml:space="preserve"> PAGEREF _Toc438078116 \h </w:delInstrText>
        </w:r>
        <w:r w:rsidDel="00343EF7">
          <w:rPr>
            <w:b w:val="0"/>
            <w:caps w:val="0"/>
            <w:noProof/>
          </w:rPr>
        </w:r>
        <w:r w:rsidDel="00343EF7">
          <w:rPr>
            <w:b w:val="0"/>
            <w:caps w:val="0"/>
            <w:noProof/>
          </w:rPr>
          <w:fldChar w:fldCharType="separate"/>
        </w:r>
        <w:r w:rsidDel="00343EF7">
          <w:rPr>
            <w:noProof/>
          </w:rPr>
          <w:delText>39</w:delText>
        </w:r>
        <w:r w:rsidDel="00343EF7">
          <w:rPr>
            <w:b w:val="0"/>
            <w:caps w:val="0"/>
            <w:noProof/>
          </w:rPr>
          <w:fldChar w:fldCharType="end"/>
        </w:r>
      </w:del>
    </w:p>
    <w:p w14:paraId="3DC524BA" w14:textId="18B3900B" w:rsidR="00CF6A5A" w:rsidDel="00343EF7" w:rsidRDefault="00CF6A5A">
      <w:pPr>
        <w:pStyle w:val="TOC2"/>
        <w:tabs>
          <w:tab w:val="right" w:pos="9010"/>
        </w:tabs>
        <w:rPr>
          <w:del w:id="210" w:author="jason" w:date="2016-01-09T21:52:00Z"/>
          <w:b w:val="0"/>
          <w:smallCaps w:val="0"/>
          <w:noProof/>
          <w:lang w:val="en-US"/>
        </w:rPr>
      </w:pPr>
      <w:del w:id="211" w:author="jason" w:date="2016-01-09T21:52:00Z">
        <w:r w:rsidDel="00343EF7">
          <w:rPr>
            <w:noProof/>
          </w:rPr>
          <w:delText>Control objective</w:delText>
        </w:r>
        <w:r w:rsidDel="00343EF7">
          <w:rPr>
            <w:noProof/>
          </w:rPr>
          <w:tab/>
        </w:r>
        <w:r w:rsidDel="00343EF7">
          <w:rPr>
            <w:b w:val="0"/>
            <w:smallCaps w:val="0"/>
            <w:noProof/>
          </w:rPr>
          <w:fldChar w:fldCharType="begin"/>
        </w:r>
        <w:r w:rsidDel="00343EF7">
          <w:rPr>
            <w:noProof/>
          </w:rPr>
          <w:delInstrText xml:space="preserve"> PAGEREF _Toc438078117 \h </w:delInstrText>
        </w:r>
        <w:r w:rsidDel="00343EF7">
          <w:rPr>
            <w:b w:val="0"/>
            <w:smallCaps w:val="0"/>
            <w:noProof/>
          </w:rPr>
        </w:r>
        <w:r w:rsidDel="00343EF7">
          <w:rPr>
            <w:b w:val="0"/>
            <w:smallCaps w:val="0"/>
            <w:noProof/>
          </w:rPr>
          <w:fldChar w:fldCharType="separate"/>
        </w:r>
        <w:r w:rsidDel="00343EF7">
          <w:rPr>
            <w:noProof/>
          </w:rPr>
          <w:delText>39</w:delText>
        </w:r>
        <w:r w:rsidDel="00343EF7">
          <w:rPr>
            <w:b w:val="0"/>
            <w:smallCaps w:val="0"/>
            <w:noProof/>
          </w:rPr>
          <w:fldChar w:fldCharType="end"/>
        </w:r>
      </w:del>
    </w:p>
    <w:p w14:paraId="4F1EB821" w14:textId="5F9CC1DB" w:rsidR="00CF6A5A" w:rsidDel="00343EF7" w:rsidRDefault="00CF6A5A">
      <w:pPr>
        <w:pStyle w:val="TOC2"/>
        <w:tabs>
          <w:tab w:val="right" w:pos="9010"/>
        </w:tabs>
        <w:rPr>
          <w:del w:id="212" w:author="jason" w:date="2016-01-09T21:52:00Z"/>
          <w:b w:val="0"/>
          <w:smallCaps w:val="0"/>
          <w:noProof/>
          <w:lang w:val="en-US"/>
        </w:rPr>
      </w:pPr>
      <w:del w:id="213"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_Toc438078118 \h </w:delInstrText>
        </w:r>
        <w:r w:rsidDel="00343EF7">
          <w:rPr>
            <w:b w:val="0"/>
            <w:smallCaps w:val="0"/>
            <w:noProof/>
          </w:rPr>
        </w:r>
        <w:r w:rsidDel="00343EF7">
          <w:rPr>
            <w:b w:val="0"/>
            <w:smallCaps w:val="0"/>
            <w:noProof/>
          </w:rPr>
          <w:fldChar w:fldCharType="separate"/>
        </w:r>
        <w:r w:rsidDel="00343EF7">
          <w:rPr>
            <w:noProof/>
          </w:rPr>
          <w:delText>39</w:delText>
        </w:r>
        <w:r w:rsidDel="00343EF7">
          <w:rPr>
            <w:b w:val="0"/>
            <w:smallCaps w:val="0"/>
            <w:noProof/>
          </w:rPr>
          <w:fldChar w:fldCharType="end"/>
        </w:r>
      </w:del>
    </w:p>
    <w:p w14:paraId="688AAB8B" w14:textId="3AAE6904" w:rsidR="00CF6A5A" w:rsidDel="00343EF7" w:rsidRDefault="00CF6A5A">
      <w:pPr>
        <w:pStyle w:val="TOC2"/>
        <w:tabs>
          <w:tab w:val="right" w:pos="9010"/>
        </w:tabs>
        <w:rPr>
          <w:del w:id="214" w:author="jason" w:date="2016-01-09T21:52:00Z"/>
          <w:b w:val="0"/>
          <w:smallCaps w:val="0"/>
          <w:noProof/>
          <w:lang w:val="en-US"/>
        </w:rPr>
      </w:pPr>
      <w:del w:id="215" w:author="jason" w:date="2016-01-09T21:52:00Z">
        <w:r w:rsidDel="00343EF7">
          <w:rPr>
            <w:noProof/>
          </w:rPr>
          <w:delText>References</w:delText>
        </w:r>
        <w:r w:rsidDel="00343EF7">
          <w:rPr>
            <w:noProof/>
          </w:rPr>
          <w:tab/>
        </w:r>
        <w:r w:rsidDel="00343EF7">
          <w:rPr>
            <w:b w:val="0"/>
            <w:smallCaps w:val="0"/>
            <w:noProof/>
          </w:rPr>
          <w:fldChar w:fldCharType="begin"/>
        </w:r>
        <w:r w:rsidDel="00343EF7">
          <w:rPr>
            <w:noProof/>
          </w:rPr>
          <w:delInstrText xml:space="preserve"> PAGEREF _Toc438078119 \h </w:delInstrText>
        </w:r>
        <w:r w:rsidDel="00343EF7">
          <w:rPr>
            <w:b w:val="0"/>
            <w:smallCaps w:val="0"/>
            <w:noProof/>
          </w:rPr>
        </w:r>
        <w:r w:rsidDel="00343EF7">
          <w:rPr>
            <w:b w:val="0"/>
            <w:smallCaps w:val="0"/>
            <w:noProof/>
          </w:rPr>
          <w:fldChar w:fldCharType="separate"/>
        </w:r>
        <w:r w:rsidDel="00343EF7">
          <w:rPr>
            <w:noProof/>
          </w:rPr>
          <w:delText>41</w:delText>
        </w:r>
        <w:r w:rsidDel="00343EF7">
          <w:rPr>
            <w:b w:val="0"/>
            <w:smallCaps w:val="0"/>
            <w:noProof/>
          </w:rPr>
          <w:fldChar w:fldCharType="end"/>
        </w:r>
      </w:del>
    </w:p>
    <w:p w14:paraId="2AE3E05E" w14:textId="7722EBA2" w:rsidR="00CF6A5A" w:rsidDel="00343EF7" w:rsidRDefault="00CF6A5A">
      <w:pPr>
        <w:pStyle w:val="TOC1"/>
        <w:tabs>
          <w:tab w:val="right" w:pos="9010"/>
        </w:tabs>
        <w:rPr>
          <w:del w:id="216" w:author="jason" w:date="2016-01-09T21:52:00Z"/>
          <w:b w:val="0"/>
          <w:caps w:val="0"/>
          <w:noProof/>
          <w:u w:val="none"/>
          <w:lang w:val="en-US"/>
        </w:rPr>
      </w:pPr>
      <w:del w:id="217" w:author="jason" w:date="2016-01-09T21:52:00Z">
        <w:r w:rsidDel="00343EF7">
          <w:rPr>
            <w:noProof/>
          </w:rPr>
          <w:delText>V10: Communications security verification requirements</w:delText>
        </w:r>
        <w:r w:rsidDel="00343EF7">
          <w:rPr>
            <w:noProof/>
          </w:rPr>
          <w:tab/>
        </w:r>
        <w:r w:rsidDel="00343EF7">
          <w:rPr>
            <w:b w:val="0"/>
            <w:caps w:val="0"/>
            <w:noProof/>
          </w:rPr>
          <w:fldChar w:fldCharType="begin"/>
        </w:r>
        <w:r w:rsidDel="00343EF7">
          <w:rPr>
            <w:noProof/>
          </w:rPr>
          <w:delInstrText xml:space="preserve"> PAGEREF _Toc438078120 \h </w:delInstrText>
        </w:r>
        <w:r w:rsidDel="00343EF7">
          <w:rPr>
            <w:b w:val="0"/>
            <w:caps w:val="0"/>
            <w:noProof/>
          </w:rPr>
        </w:r>
        <w:r w:rsidDel="00343EF7">
          <w:rPr>
            <w:b w:val="0"/>
            <w:caps w:val="0"/>
            <w:noProof/>
          </w:rPr>
          <w:fldChar w:fldCharType="separate"/>
        </w:r>
        <w:r w:rsidDel="00343EF7">
          <w:rPr>
            <w:noProof/>
          </w:rPr>
          <w:delText>42</w:delText>
        </w:r>
        <w:r w:rsidDel="00343EF7">
          <w:rPr>
            <w:b w:val="0"/>
            <w:caps w:val="0"/>
            <w:noProof/>
          </w:rPr>
          <w:fldChar w:fldCharType="end"/>
        </w:r>
      </w:del>
    </w:p>
    <w:p w14:paraId="03234D12" w14:textId="7CB6AFEE" w:rsidR="00CF6A5A" w:rsidDel="00343EF7" w:rsidRDefault="00CF6A5A">
      <w:pPr>
        <w:pStyle w:val="TOC2"/>
        <w:tabs>
          <w:tab w:val="right" w:pos="9010"/>
        </w:tabs>
        <w:rPr>
          <w:del w:id="218" w:author="jason" w:date="2016-01-09T21:52:00Z"/>
          <w:b w:val="0"/>
          <w:smallCaps w:val="0"/>
          <w:noProof/>
          <w:lang w:val="en-US"/>
        </w:rPr>
      </w:pPr>
      <w:del w:id="219" w:author="jason" w:date="2016-01-09T21:52:00Z">
        <w:r w:rsidDel="00343EF7">
          <w:rPr>
            <w:noProof/>
          </w:rPr>
          <w:delText>Control objective</w:delText>
        </w:r>
        <w:r w:rsidDel="00343EF7">
          <w:rPr>
            <w:noProof/>
          </w:rPr>
          <w:tab/>
        </w:r>
        <w:r w:rsidDel="00343EF7">
          <w:rPr>
            <w:b w:val="0"/>
            <w:smallCaps w:val="0"/>
            <w:noProof/>
          </w:rPr>
          <w:fldChar w:fldCharType="begin"/>
        </w:r>
        <w:r w:rsidDel="00343EF7">
          <w:rPr>
            <w:noProof/>
          </w:rPr>
          <w:delInstrText xml:space="preserve"> PAGEREF _Toc438078121 \h </w:delInstrText>
        </w:r>
        <w:r w:rsidDel="00343EF7">
          <w:rPr>
            <w:b w:val="0"/>
            <w:smallCaps w:val="0"/>
            <w:noProof/>
          </w:rPr>
        </w:r>
        <w:r w:rsidDel="00343EF7">
          <w:rPr>
            <w:b w:val="0"/>
            <w:smallCaps w:val="0"/>
            <w:noProof/>
          </w:rPr>
          <w:fldChar w:fldCharType="separate"/>
        </w:r>
        <w:r w:rsidDel="00343EF7">
          <w:rPr>
            <w:noProof/>
          </w:rPr>
          <w:delText>42</w:delText>
        </w:r>
        <w:r w:rsidDel="00343EF7">
          <w:rPr>
            <w:b w:val="0"/>
            <w:smallCaps w:val="0"/>
            <w:noProof/>
          </w:rPr>
          <w:fldChar w:fldCharType="end"/>
        </w:r>
      </w:del>
    </w:p>
    <w:p w14:paraId="7C50539F" w14:textId="77FB41BD" w:rsidR="00CF6A5A" w:rsidDel="00343EF7" w:rsidRDefault="00CF6A5A">
      <w:pPr>
        <w:pStyle w:val="TOC2"/>
        <w:tabs>
          <w:tab w:val="right" w:pos="9010"/>
        </w:tabs>
        <w:rPr>
          <w:del w:id="220" w:author="jason" w:date="2016-01-09T21:52:00Z"/>
          <w:b w:val="0"/>
          <w:smallCaps w:val="0"/>
          <w:noProof/>
          <w:lang w:val="en-US"/>
        </w:rPr>
      </w:pPr>
      <w:del w:id="221"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_Toc438078122 \h </w:delInstrText>
        </w:r>
        <w:r w:rsidDel="00343EF7">
          <w:rPr>
            <w:b w:val="0"/>
            <w:smallCaps w:val="0"/>
            <w:noProof/>
          </w:rPr>
        </w:r>
        <w:r w:rsidDel="00343EF7">
          <w:rPr>
            <w:b w:val="0"/>
            <w:smallCaps w:val="0"/>
            <w:noProof/>
          </w:rPr>
          <w:fldChar w:fldCharType="separate"/>
        </w:r>
        <w:r w:rsidDel="00343EF7">
          <w:rPr>
            <w:noProof/>
          </w:rPr>
          <w:delText>42</w:delText>
        </w:r>
        <w:r w:rsidDel="00343EF7">
          <w:rPr>
            <w:b w:val="0"/>
            <w:smallCaps w:val="0"/>
            <w:noProof/>
          </w:rPr>
          <w:fldChar w:fldCharType="end"/>
        </w:r>
      </w:del>
    </w:p>
    <w:p w14:paraId="30A501C9" w14:textId="761EE646" w:rsidR="00CF6A5A" w:rsidDel="00343EF7" w:rsidRDefault="00CF6A5A">
      <w:pPr>
        <w:pStyle w:val="TOC2"/>
        <w:tabs>
          <w:tab w:val="right" w:pos="9010"/>
        </w:tabs>
        <w:rPr>
          <w:del w:id="222" w:author="jason" w:date="2016-01-09T21:52:00Z"/>
          <w:b w:val="0"/>
          <w:smallCaps w:val="0"/>
          <w:noProof/>
          <w:lang w:val="en-US"/>
        </w:rPr>
      </w:pPr>
      <w:del w:id="223" w:author="jason" w:date="2016-01-09T21:52:00Z">
        <w:r w:rsidDel="00343EF7">
          <w:rPr>
            <w:noProof/>
          </w:rPr>
          <w:delText>References</w:delText>
        </w:r>
        <w:r w:rsidDel="00343EF7">
          <w:rPr>
            <w:noProof/>
          </w:rPr>
          <w:tab/>
        </w:r>
        <w:r w:rsidDel="00343EF7">
          <w:rPr>
            <w:b w:val="0"/>
            <w:smallCaps w:val="0"/>
            <w:noProof/>
          </w:rPr>
          <w:fldChar w:fldCharType="begin"/>
        </w:r>
        <w:r w:rsidDel="00343EF7">
          <w:rPr>
            <w:noProof/>
          </w:rPr>
          <w:delInstrText xml:space="preserve"> PAGEREF _Toc438078123 \h </w:delInstrText>
        </w:r>
        <w:r w:rsidDel="00343EF7">
          <w:rPr>
            <w:b w:val="0"/>
            <w:smallCaps w:val="0"/>
            <w:noProof/>
          </w:rPr>
        </w:r>
        <w:r w:rsidDel="00343EF7">
          <w:rPr>
            <w:b w:val="0"/>
            <w:smallCaps w:val="0"/>
            <w:noProof/>
          </w:rPr>
          <w:fldChar w:fldCharType="separate"/>
        </w:r>
        <w:r w:rsidDel="00343EF7">
          <w:rPr>
            <w:noProof/>
          </w:rPr>
          <w:delText>43</w:delText>
        </w:r>
        <w:r w:rsidDel="00343EF7">
          <w:rPr>
            <w:b w:val="0"/>
            <w:smallCaps w:val="0"/>
            <w:noProof/>
          </w:rPr>
          <w:fldChar w:fldCharType="end"/>
        </w:r>
      </w:del>
    </w:p>
    <w:p w14:paraId="454252B6" w14:textId="12B0AF06" w:rsidR="00CF6A5A" w:rsidDel="00343EF7" w:rsidRDefault="00CF6A5A">
      <w:pPr>
        <w:pStyle w:val="TOC1"/>
        <w:tabs>
          <w:tab w:val="right" w:pos="9010"/>
        </w:tabs>
        <w:rPr>
          <w:del w:id="224" w:author="jason" w:date="2016-01-09T21:52:00Z"/>
          <w:b w:val="0"/>
          <w:caps w:val="0"/>
          <w:noProof/>
          <w:u w:val="none"/>
          <w:lang w:val="en-US"/>
        </w:rPr>
      </w:pPr>
      <w:del w:id="225" w:author="jason" w:date="2016-01-09T21:52:00Z">
        <w:r w:rsidDel="00343EF7">
          <w:rPr>
            <w:noProof/>
          </w:rPr>
          <w:delText>V11: HTTP security configuration verification requirements</w:delText>
        </w:r>
        <w:r w:rsidDel="00343EF7">
          <w:rPr>
            <w:noProof/>
          </w:rPr>
          <w:tab/>
        </w:r>
        <w:r w:rsidDel="00343EF7">
          <w:rPr>
            <w:b w:val="0"/>
            <w:caps w:val="0"/>
            <w:noProof/>
          </w:rPr>
          <w:fldChar w:fldCharType="begin"/>
        </w:r>
        <w:r w:rsidDel="00343EF7">
          <w:rPr>
            <w:noProof/>
          </w:rPr>
          <w:delInstrText xml:space="preserve"> PAGEREF _Toc438078124 \h </w:delInstrText>
        </w:r>
        <w:r w:rsidDel="00343EF7">
          <w:rPr>
            <w:b w:val="0"/>
            <w:caps w:val="0"/>
            <w:noProof/>
          </w:rPr>
        </w:r>
        <w:r w:rsidDel="00343EF7">
          <w:rPr>
            <w:b w:val="0"/>
            <w:caps w:val="0"/>
            <w:noProof/>
          </w:rPr>
          <w:fldChar w:fldCharType="separate"/>
        </w:r>
        <w:r w:rsidDel="00343EF7">
          <w:rPr>
            <w:noProof/>
          </w:rPr>
          <w:delText>45</w:delText>
        </w:r>
        <w:r w:rsidDel="00343EF7">
          <w:rPr>
            <w:b w:val="0"/>
            <w:caps w:val="0"/>
            <w:noProof/>
          </w:rPr>
          <w:fldChar w:fldCharType="end"/>
        </w:r>
      </w:del>
    </w:p>
    <w:p w14:paraId="1C6BF007" w14:textId="05A01003" w:rsidR="00CF6A5A" w:rsidDel="00343EF7" w:rsidRDefault="00CF6A5A">
      <w:pPr>
        <w:pStyle w:val="TOC2"/>
        <w:tabs>
          <w:tab w:val="right" w:pos="9010"/>
        </w:tabs>
        <w:rPr>
          <w:del w:id="226" w:author="jason" w:date="2016-01-09T21:52:00Z"/>
          <w:b w:val="0"/>
          <w:smallCaps w:val="0"/>
          <w:noProof/>
          <w:lang w:val="en-US"/>
        </w:rPr>
      </w:pPr>
      <w:del w:id="227" w:author="jason" w:date="2016-01-09T21:52:00Z">
        <w:r w:rsidDel="00343EF7">
          <w:rPr>
            <w:noProof/>
          </w:rPr>
          <w:lastRenderedPageBreak/>
          <w:delText>Control objective</w:delText>
        </w:r>
        <w:r w:rsidDel="00343EF7">
          <w:rPr>
            <w:noProof/>
          </w:rPr>
          <w:tab/>
        </w:r>
        <w:r w:rsidDel="00343EF7">
          <w:rPr>
            <w:b w:val="0"/>
            <w:smallCaps w:val="0"/>
            <w:noProof/>
          </w:rPr>
          <w:fldChar w:fldCharType="begin"/>
        </w:r>
        <w:r w:rsidDel="00343EF7">
          <w:rPr>
            <w:noProof/>
          </w:rPr>
          <w:delInstrText xml:space="preserve"> PAGEREF _Toc438078125 \h </w:delInstrText>
        </w:r>
        <w:r w:rsidDel="00343EF7">
          <w:rPr>
            <w:b w:val="0"/>
            <w:smallCaps w:val="0"/>
            <w:noProof/>
          </w:rPr>
        </w:r>
        <w:r w:rsidDel="00343EF7">
          <w:rPr>
            <w:b w:val="0"/>
            <w:smallCaps w:val="0"/>
            <w:noProof/>
          </w:rPr>
          <w:fldChar w:fldCharType="separate"/>
        </w:r>
        <w:r w:rsidDel="00343EF7">
          <w:rPr>
            <w:noProof/>
          </w:rPr>
          <w:delText>45</w:delText>
        </w:r>
        <w:r w:rsidDel="00343EF7">
          <w:rPr>
            <w:b w:val="0"/>
            <w:smallCaps w:val="0"/>
            <w:noProof/>
          </w:rPr>
          <w:fldChar w:fldCharType="end"/>
        </w:r>
      </w:del>
    </w:p>
    <w:p w14:paraId="73E40333" w14:textId="0A6BC60B" w:rsidR="00CF6A5A" w:rsidDel="00343EF7" w:rsidRDefault="00CF6A5A">
      <w:pPr>
        <w:pStyle w:val="TOC2"/>
        <w:tabs>
          <w:tab w:val="right" w:pos="9010"/>
        </w:tabs>
        <w:rPr>
          <w:del w:id="228" w:author="jason" w:date="2016-01-09T21:52:00Z"/>
          <w:b w:val="0"/>
          <w:smallCaps w:val="0"/>
          <w:noProof/>
          <w:lang w:val="en-US"/>
        </w:rPr>
      </w:pPr>
      <w:del w:id="229"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_Toc438078126 \h </w:delInstrText>
        </w:r>
        <w:r w:rsidDel="00343EF7">
          <w:rPr>
            <w:b w:val="0"/>
            <w:smallCaps w:val="0"/>
            <w:noProof/>
          </w:rPr>
        </w:r>
        <w:r w:rsidDel="00343EF7">
          <w:rPr>
            <w:b w:val="0"/>
            <w:smallCaps w:val="0"/>
            <w:noProof/>
          </w:rPr>
          <w:fldChar w:fldCharType="separate"/>
        </w:r>
        <w:r w:rsidDel="00343EF7">
          <w:rPr>
            <w:noProof/>
          </w:rPr>
          <w:delText>45</w:delText>
        </w:r>
        <w:r w:rsidDel="00343EF7">
          <w:rPr>
            <w:b w:val="0"/>
            <w:smallCaps w:val="0"/>
            <w:noProof/>
          </w:rPr>
          <w:fldChar w:fldCharType="end"/>
        </w:r>
      </w:del>
    </w:p>
    <w:p w14:paraId="0D5BA062" w14:textId="3F565136" w:rsidR="00CF6A5A" w:rsidDel="00343EF7" w:rsidRDefault="00CF6A5A">
      <w:pPr>
        <w:pStyle w:val="TOC2"/>
        <w:tabs>
          <w:tab w:val="right" w:pos="9010"/>
        </w:tabs>
        <w:rPr>
          <w:del w:id="230" w:author="jason" w:date="2016-01-09T21:52:00Z"/>
          <w:b w:val="0"/>
          <w:smallCaps w:val="0"/>
          <w:noProof/>
          <w:lang w:val="en-US"/>
        </w:rPr>
      </w:pPr>
      <w:del w:id="231" w:author="jason" w:date="2016-01-09T21:52:00Z">
        <w:r w:rsidDel="00343EF7">
          <w:rPr>
            <w:noProof/>
          </w:rPr>
          <w:delText>References</w:delText>
        </w:r>
        <w:r w:rsidDel="00343EF7">
          <w:rPr>
            <w:noProof/>
          </w:rPr>
          <w:tab/>
        </w:r>
        <w:r w:rsidDel="00343EF7">
          <w:rPr>
            <w:b w:val="0"/>
            <w:smallCaps w:val="0"/>
            <w:noProof/>
          </w:rPr>
          <w:fldChar w:fldCharType="begin"/>
        </w:r>
        <w:r w:rsidDel="00343EF7">
          <w:rPr>
            <w:noProof/>
          </w:rPr>
          <w:delInstrText xml:space="preserve"> PAGEREF _Toc438078127 \h </w:delInstrText>
        </w:r>
        <w:r w:rsidDel="00343EF7">
          <w:rPr>
            <w:b w:val="0"/>
            <w:smallCaps w:val="0"/>
            <w:noProof/>
          </w:rPr>
        </w:r>
        <w:r w:rsidDel="00343EF7">
          <w:rPr>
            <w:b w:val="0"/>
            <w:smallCaps w:val="0"/>
            <w:noProof/>
          </w:rPr>
          <w:fldChar w:fldCharType="separate"/>
        </w:r>
        <w:r w:rsidDel="00343EF7">
          <w:rPr>
            <w:noProof/>
          </w:rPr>
          <w:delText>46</w:delText>
        </w:r>
        <w:r w:rsidDel="00343EF7">
          <w:rPr>
            <w:b w:val="0"/>
            <w:smallCaps w:val="0"/>
            <w:noProof/>
          </w:rPr>
          <w:fldChar w:fldCharType="end"/>
        </w:r>
      </w:del>
    </w:p>
    <w:p w14:paraId="0F2495F6" w14:textId="3D98CF5E" w:rsidR="00CF6A5A" w:rsidDel="00343EF7" w:rsidRDefault="00CF6A5A">
      <w:pPr>
        <w:pStyle w:val="TOC1"/>
        <w:tabs>
          <w:tab w:val="right" w:pos="9010"/>
        </w:tabs>
        <w:rPr>
          <w:del w:id="232" w:author="jason" w:date="2016-01-09T21:52:00Z"/>
          <w:b w:val="0"/>
          <w:caps w:val="0"/>
          <w:noProof/>
          <w:u w:val="none"/>
          <w:lang w:val="en-US"/>
        </w:rPr>
      </w:pPr>
      <w:del w:id="233" w:author="jason" w:date="2016-01-09T21:52:00Z">
        <w:r w:rsidDel="00343EF7">
          <w:rPr>
            <w:noProof/>
          </w:rPr>
          <w:delText>V12: Security configuration verification requirements</w:delText>
        </w:r>
        <w:r w:rsidDel="00343EF7">
          <w:rPr>
            <w:noProof/>
          </w:rPr>
          <w:tab/>
        </w:r>
        <w:r w:rsidDel="00343EF7">
          <w:rPr>
            <w:b w:val="0"/>
            <w:caps w:val="0"/>
            <w:noProof/>
          </w:rPr>
          <w:fldChar w:fldCharType="begin"/>
        </w:r>
        <w:r w:rsidDel="00343EF7">
          <w:rPr>
            <w:noProof/>
          </w:rPr>
          <w:delInstrText xml:space="preserve"> PAGEREF _Toc438078128 \h </w:delInstrText>
        </w:r>
        <w:r w:rsidDel="00343EF7">
          <w:rPr>
            <w:b w:val="0"/>
            <w:caps w:val="0"/>
            <w:noProof/>
          </w:rPr>
        </w:r>
        <w:r w:rsidDel="00343EF7">
          <w:rPr>
            <w:b w:val="0"/>
            <w:caps w:val="0"/>
            <w:noProof/>
          </w:rPr>
          <w:fldChar w:fldCharType="separate"/>
        </w:r>
        <w:r w:rsidDel="00343EF7">
          <w:rPr>
            <w:noProof/>
          </w:rPr>
          <w:delText>47</w:delText>
        </w:r>
        <w:r w:rsidDel="00343EF7">
          <w:rPr>
            <w:b w:val="0"/>
            <w:caps w:val="0"/>
            <w:noProof/>
          </w:rPr>
          <w:fldChar w:fldCharType="end"/>
        </w:r>
      </w:del>
    </w:p>
    <w:p w14:paraId="0999C75A" w14:textId="3B4D1728" w:rsidR="00CF6A5A" w:rsidDel="00343EF7" w:rsidRDefault="00CF6A5A">
      <w:pPr>
        <w:pStyle w:val="TOC1"/>
        <w:tabs>
          <w:tab w:val="right" w:pos="9010"/>
        </w:tabs>
        <w:rPr>
          <w:del w:id="234" w:author="jason" w:date="2016-01-09T21:52:00Z"/>
          <w:b w:val="0"/>
          <w:caps w:val="0"/>
          <w:noProof/>
          <w:u w:val="none"/>
          <w:lang w:val="en-US"/>
        </w:rPr>
      </w:pPr>
      <w:del w:id="235" w:author="jason" w:date="2016-01-09T21:52:00Z">
        <w:r w:rsidDel="00343EF7">
          <w:rPr>
            <w:noProof/>
          </w:rPr>
          <w:delText>V13: Malicious controls verification requirements</w:delText>
        </w:r>
        <w:r w:rsidDel="00343EF7">
          <w:rPr>
            <w:noProof/>
          </w:rPr>
          <w:tab/>
        </w:r>
        <w:r w:rsidDel="00343EF7">
          <w:rPr>
            <w:b w:val="0"/>
            <w:caps w:val="0"/>
            <w:noProof/>
          </w:rPr>
          <w:fldChar w:fldCharType="begin"/>
        </w:r>
        <w:r w:rsidDel="00343EF7">
          <w:rPr>
            <w:noProof/>
          </w:rPr>
          <w:delInstrText xml:space="preserve"> PAGEREF _Toc438078129 \h </w:delInstrText>
        </w:r>
        <w:r w:rsidDel="00343EF7">
          <w:rPr>
            <w:b w:val="0"/>
            <w:caps w:val="0"/>
            <w:noProof/>
          </w:rPr>
        </w:r>
        <w:r w:rsidDel="00343EF7">
          <w:rPr>
            <w:b w:val="0"/>
            <w:caps w:val="0"/>
            <w:noProof/>
          </w:rPr>
          <w:fldChar w:fldCharType="separate"/>
        </w:r>
        <w:r w:rsidDel="00343EF7">
          <w:rPr>
            <w:noProof/>
          </w:rPr>
          <w:delText>48</w:delText>
        </w:r>
        <w:r w:rsidDel="00343EF7">
          <w:rPr>
            <w:b w:val="0"/>
            <w:caps w:val="0"/>
            <w:noProof/>
          </w:rPr>
          <w:fldChar w:fldCharType="end"/>
        </w:r>
      </w:del>
    </w:p>
    <w:p w14:paraId="6B817806" w14:textId="5ED994F1" w:rsidR="00CF6A5A" w:rsidDel="00343EF7" w:rsidRDefault="00CF6A5A">
      <w:pPr>
        <w:pStyle w:val="TOC2"/>
        <w:tabs>
          <w:tab w:val="right" w:pos="9010"/>
        </w:tabs>
        <w:rPr>
          <w:del w:id="236" w:author="jason" w:date="2016-01-09T21:52:00Z"/>
          <w:b w:val="0"/>
          <w:smallCaps w:val="0"/>
          <w:noProof/>
          <w:lang w:val="en-US"/>
        </w:rPr>
      </w:pPr>
      <w:del w:id="237" w:author="jason" w:date="2016-01-09T21:52:00Z">
        <w:r w:rsidDel="00343EF7">
          <w:rPr>
            <w:noProof/>
          </w:rPr>
          <w:delText>Control objective</w:delText>
        </w:r>
        <w:r w:rsidDel="00343EF7">
          <w:rPr>
            <w:noProof/>
          </w:rPr>
          <w:tab/>
        </w:r>
        <w:r w:rsidDel="00343EF7">
          <w:rPr>
            <w:b w:val="0"/>
            <w:smallCaps w:val="0"/>
            <w:noProof/>
          </w:rPr>
          <w:fldChar w:fldCharType="begin"/>
        </w:r>
        <w:r w:rsidDel="00343EF7">
          <w:rPr>
            <w:noProof/>
          </w:rPr>
          <w:delInstrText xml:space="preserve"> PAGEREF _Toc438078130 \h </w:delInstrText>
        </w:r>
        <w:r w:rsidDel="00343EF7">
          <w:rPr>
            <w:b w:val="0"/>
            <w:smallCaps w:val="0"/>
            <w:noProof/>
          </w:rPr>
        </w:r>
        <w:r w:rsidDel="00343EF7">
          <w:rPr>
            <w:b w:val="0"/>
            <w:smallCaps w:val="0"/>
            <w:noProof/>
          </w:rPr>
          <w:fldChar w:fldCharType="separate"/>
        </w:r>
        <w:r w:rsidDel="00343EF7">
          <w:rPr>
            <w:noProof/>
          </w:rPr>
          <w:delText>48</w:delText>
        </w:r>
        <w:r w:rsidDel="00343EF7">
          <w:rPr>
            <w:b w:val="0"/>
            <w:smallCaps w:val="0"/>
            <w:noProof/>
          </w:rPr>
          <w:fldChar w:fldCharType="end"/>
        </w:r>
      </w:del>
    </w:p>
    <w:p w14:paraId="60E65E16" w14:textId="278B6F6F" w:rsidR="00CF6A5A" w:rsidDel="00343EF7" w:rsidRDefault="00CF6A5A">
      <w:pPr>
        <w:pStyle w:val="TOC2"/>
        <w:tabs>
          <w:tab w:val="right" w:pos="9010"/>
        </w:tabs>
        <w:rPr>
          <w:del w:id="238" w:author="jason" w:date="2016-01-09T21:52:00Z"/>
          <w:b w:val="0"/>
          <w:smallCaps w:val="0"/>
          <w:noProof/>
          <w:lang w:val="en-US"/>
        </w:rPr>
      </w:pPr>
      <w:del w:id="239"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_Toc438078131 \h </w:delInstrText>
        </w:r>
        <w:r w:rsidDel="00343EF7">
          <w:rPr>
            <w:b w:val="0"/>
            <w:smallCaps w:val="0"/>
            <w:noProof/>
          </w:rPr>
        </w:r>
        <w:r w:rsidDel="00343EF7">
          <w:rPr>
            <w:b w:val="0"/>
            <w:smallCaps w:val="0"/>
            <w:noProof/>
          </w:rPr>
          <w:fldChar w:fldCharType="separate"/>
        </w:r>
        <w:r w:rsidDel="00343EF7">
          <w:rPr>
            <w:noProof/>
          </w:rPr>
          <w:delText>48</w:delText>
        </w:r>
        <w:r w:rsidDel="00343EF7">
          <w:rPr>
            <w:b w:val="0"/>
            <w:smallCaps w:val="0"/>
            <w:noProof/>
          </w:rPr>
          <w:fldChar w:fldCharType="end"/>
        </w:r>
      </w:del>
    </w:p>
    <w:p w14:paraId="00B45F04" w14:textId="18096FFF" w:rsidR="00CF6A5A" w:rsidDel="00343EF7" w:rsidRDefault="00CF6A5A">
      <w:pPr>
        <w:pStyle w:val="TOC2"/>
        <w:tabs>
          <w:tab w:val="right" w:pos="9010"/>
        </w:tabs>
        <w:rPr>
          <w:del w:id="240" w:author="jason" w:date="2016-01-09T21:52:00Z"/>
          <w:b w:val="0"/>
          <w:smallCaps w:val="0"/>
          <w:noProof/>
          <w:lang w:val="en-US"/>
        </w:rPr>
      </w:pPr>
      <w:del w:id="241" w:author="jason" w:date="2016-01-09T21:52:00Z">
        <w:r w:rsidDel="00343EF7">
          <w:rPr>
            <w:noProof/>
          </w:rPr>
          <w:delText>References</w:delText>
        </w:r>
        <w:r w:rsidDel="00343EF7">
          <w:rPr>
            <w:noProof/>
          </w:rPr>
          <w:tab/>
        </w:r>
        <w:r w:rsidDel="00343EF7">
          <w:rPr>
            <w:b w:val="0"/>
            <w:smallCaps w:val="0"/>
            <w:noProof/>
          </w:rPr>
          <w:fldChar w:fldCharType="begin"/>
        </w:r>
        <w:r w:rsidDel="00343EF7">
          <w:rPr>
            <w:noProof/>
          </w:rPr>
          <w:delInstrText xml:space="preserve"> PAGEREF _Toc438078132 \h </w:delInstrText>
        </w:r>
        <w:r w:rsidDel="00343EF7">
          <w:rPr>
            <w:b w:val="0"/>
            <w:smallCaps w:val="0"/>
            <w:noProof/>
          </w:rPr>
        </w:r>
        <w:r w:rsidDel="00343EF7">
          <w:rPr>
            <w:b w:val="0"/>
            <w:smallCaps w:val="0"/>
            <w:noProof/>
          </w:rPr>
          <w:fldChar w:fldCharType="separate"/>
        </w:r>
        <w:r w:rsidDel="00343EF7">
          <w:rPr>
            <w:noProof/>
          </w:rPr>
          <w:delText>48</w:delText>
        </w:r>
        <w:r w:rsidDel="00343EF7">
          <w:rPr>
            <w:b w:val="0"/>
            <w:smallCaps w:val="0"/>
            <w:noProof/>
          </w:rPr>
          <w:fldChar w:fldCharType="end"/>
        </w:r>
      </w:del>
    </w:p>
    <w:p w14:paraId="22ADDAF2" w14:textId="60D40334" w:rsidR="00CF6A5A" w:rsidDel="00343EF7" w:rsidRDefault="00CF6A5A">
      <w:pPr>
        <w:pStyle w:val="TOC1"/>
        <w:tabs>
          <w:tab w:val="right" w:pos="9010"/>
        </w:tabs>
        <w:rPr>
          <w:del w:id="242" w:author="jason" w:date="2016-01-09T21:52:00Z"/>
          <w:b w:val="0"/>
          <w:caps w:val="0"/>
          <w:noProof/>
          <w:u w:val="none"/>
          <w:lang w:val="en-US"/>
        </w:rPr>
      </w:pPr>
      <w:del w:id="243" w:author="jason" w:date="2016-01-09T21:52:00Z">
        <w:r w:rsidDel="00343EF7">
          <w:rPr>
            <w:noProof/>
          </w:rPr>
          <w:delText>V14: Internal security verification requirements</w:delText>
        </w:r>
        <w:r w:rsidDel="00343EF7">
          <w:rPr>
            <w:noProof/>
          </w:rPr>
          <w:tab/>
        </w:r>
        <w:r w:rsidDel="00343EF7">
          <w:rPr>
            <w:b w:val="0"/>
            <w:caps w:val="0"/>
            <w:noProof/>
          </w:rPr>
          <w:fldChar w:fldCharType="begin"/>
        </w:r>
        <w:r w:rsidDel="00343EF7">
          <w:rPr>
            <w:noProof/>
          </w:rPr>
          <w:delInstrText xml:space="preserve"> PAGEREF _Toc438078133 \h </w:delInstrText>
        </w:r>
        <w:r w:rsidDel="00343EF7">
          <w:rPr>
            <w:b w:val="0"/>
            <w:caps w:val="0"/>
            <w:noProof/>
          </w:rPr>
        </w:r>
        <w:r w:rsidDel="00343EF7">
          <w:rPr>
            <w:b w:val="0"/>
            <w:caps w:val="0"/>
            <w:noProof/>
          </w:rPr>
          <w:fldChar w:fldCharType="separate"/>
        </w:r>
        <w:r w:rsidDel="00343EF7">
          <w:rPr>
            <w:noProof/>
          </w:rPr>
          <w:delText>49</w:delText>
        </w:r>
        <w:r w:rsidDel="00343EF7">
          <w:rPr>
            <w:b w:val="0"/>
            <w:caps w:val="0"/>
            <w:noProof/>
          </w:rPr>
          <w:fldChar w:fldCharType="end"/>
        </w:r>
      </w:del>
    </w:p>
    <w:p w14:paraId="02B53C21" w14:textId="060CE8CE" w:rsidR="00CF6A5A" w:rsidDel="00343EF7" w:rsidRDefault="00CF6A5A">
      <w:pPr>
        <w:pStyle w:val="TOC1"/>
        <w:tabs>
          <w:tab w:val="right" w:pos="9010"/>
        </w:tabs>
        <w:rPr>
          <w:del w:id="244" w:author="jason" w:date="2016-01-09T21:52:00Z"/>
          <w:b w:val="0"/>
          <w:caps w:val="0"/>
          <w:noProof/>
          <w:u w:val="none"/>
          <w:lang w:val="en-US"/>
        </w:rPr>
      </w:pPr>
      <w:del w:id="245" w:author="jason" w:date="2016-01-09T21:52:00Z">
        <w:r w:rsidDel="00343EF7">
          <w:rPr>
            <w:noProof/>
          </w:rPr>
          <w:delText>V15: Business logic verification requirements</w:delText>
        </w:r>
        <w:r w:rsidDel="00343EF7">
          <w:rPr>
            <w:noProof/>
          </w:rPr>
          <w:tab/>
        </w:r>
        <w:r w:rsidDel="00343EF7">
          <w:rPr>
            <w:b w:val="0"/>
            <w:caps w:val="0"/>
            <w:noProof/>
          </w:rPr>
          <w:fldChar w:fldCharType="begin"/>
        </w:r>
        <w:r w:rsidDel="00343EF7">
          <w:rPr>
            <w:noProof/>
          </w:rPr>
          <w:delInstrText xml:space="preserve"> PAGEREF _Toc438078134 \h </w:delInstrText>
        </w:r>
        <w:r w:rsidDel="00343EF7">
          <w:rPr>
            <w:b w:val="0"/>
            <w:caps w:val="0"/>
            <w:noProof/>
          </w:rPr>
        </w:r>
        <w:r w:rsidDel="00343EF7">
          <w:rPr>
            <w:b w:val="0"/>
            <w:caps w:val="0"/>
            <w:noProof/>
          </w:rPr>
          <w:fldChar w:fldCharType="separate"/>
        </w:r>
        <w:r w:rsidDel="00343EF7">
          <w:rPr>
            <w:noProof/>
          </w:rPr>
          <w:delText>50</w:delText>
        </w:r>
        <w:r w:rsidDel="00343EF7">
          <w:rPr>
            <w:b w:val="0"/>
            <w:caps w:val="0"/>
            <w:noProof/>
          </w:rPr>
          <w:fldChar w:fldCharType="end"/>
        </w:r>
      </w:del>
    </w:p>
    <w:p w14:paraId="7DD05E2B" w14:textId="024F3D9D" w:rsidR="00CF6A5A" w:rsidDel="00343EF7" w:rsidRDefault="00CF6A5A">
      <w:pPr>
        <w:pStyle w:val="TOC2"/>
        <w:tabs>
          <w:tab w:val="right" w:pos="9010"/>
        </w:tabs>
        <w:rPr>
          <w:del w:id="246" w:author="jason" w:date="2016-01-09T21:52:00Z"/>
          <w:b w:val="0"/>
          <w:smallCaps w:val="0"/>
          <w:noProof/>
          <w:lang w:val="en-US"/>
        </w:rPr>
      </w:pPr>
      <w:del w:id="247" w:author="jason" w:date="2016-01-09T21:52:00Z">
        <w:r w:rsidDel="00343EF7">
          <w:rPr>
            <w:noProof/>
          </w:rPr>
          <w:delText>Control objective</w:delText>
        </w:r>
        <w:r w:rsidDel="00343EF7">
          <w:rPr>
            <w:noProof/>
          </w:rPr>
          <w:tab/>
        </w:r>
        <w:r w:rsidDel="00343EF7">
          <w:rPr>
            <w:b w:val="0"/>
            <w:smallCaps w:val="0"/>
            <w:noProof/>
          </w:rPr>
          <w:fldChar w:fldCharType="begin"/>
        </w:r>
        <w:r w:rsidDel="00343EF7">
          <w:rPr>
            <w:noProof/>
          </w:rPr>
          <w:delInstrText xml:space="preserve"> PAGEREF _Toc438078135 \h </w:delInstrText>
        </w:r>
        <w:r w:rsidDel="00343EF7">
          <w:rPr>
            <w:b w:val="0"/>
            <w:smallCaps w:val="0"/>
            <w:noProof/>
          </w:rPr>
        </w:r>
        <w:r w:rsidDel="00343EF7">
          <w:rPr>
            <w:b w:val="0"/>
            <w:smallCaps w:val="0"/>
            <w:noProof/>
          </w:rPr>
          <w:fldChar w:fldCharType="separate"/>
        </w:r>
        <w:r w:rsidDel="00343EF7">
          <w:rPr>
            <w:noProof/>
          </w:rPr>
          <w:delText>50</w:delText>
        </w:r>
        <w:r w:rsidDel="00343EF7">
          <w:rPr>
            <w:b w:val="0"/>
            <w:smallCaps w:val="0"/>
            <w:noProof/>
          </w:rPr>
          <w:fldChar w:fldCharType="end"/>
        </w:r>
      </w:del>
    </w:p>
    <w:p w14:paraId="3DB98535" w14:textId="1308F2E5" w:rsidR="00CF6A5A" w:rsidDel="00343EF7" w:rsidRDefault="00CF6A5A">
      <w:pPr>
        <w:pStyle w:val="TOC2"/>
        <w:tabs>
          <w:tab w:val="right" w:pos="9010"/>
        </w:tabs>
        <w:rPr>
          <w:del w:id="248" w:author="jason" w:date="2016-01-09T21:52:00Z"/>
          <w:b w:val="0"/>
          <w:smallCaps w:val="0"/>
          <w:noProof/>
          <w:lang w:val="en-US"/>
        </w:rPr>
      </w:pPr>
      <w:del w:id="249"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_Toc438078136 \h </w:delInstrText>
        </w:r>
        <w:r w:rsidDel="00343EF7">
          <w:rPr>
            <w:b w:val="0"/>
            <w:smallCaps w:val="0"/>
            <w:noProof/>
          </w:rPr>
        </w:r>
        <w:r w:rsidDel="00343EF7">
          <w:rPr>
            <w:b w:val="0"/>
            <w:smallCaps w:val="0"/>
            <w:noProof/>
          </w:rPr>
          <w:fldChar w:fldCharType="separate"/>
        </w:r>
        <w:r w:rsidDel="00343EF7">
          <w:rPr>
            <w:noProof/>
          </w:rPr>
          <w:delText>50</w:delText>
        </w:r>
        <w:r w:rsidDel="00343EF7">
          <w:rPr>
            <w:b w:val="0"/>
            <w:smallCaps w:val="0"/>
            <w:noProof/>
          </w:rPr>
          <w:fldChar w:fldCharType="end"/>
        </w:r>
      </w:del>
    </w:p>
    <w:p w14:paraId="11381281" w14:textId="155D7FAB" w:rsidR="00CF6A5A" w:rsidDel="00343EF7" w:rsidRDefault="00CF6A5A">
      <w:pPr>
        <w:pStyle w:val="TOC2"/>
        <w:tabs>
          <w:tab w:val="right" w:pos="9010"/>
        </w:tabs>
        <w:rPr>
          <w:del w:id="250" w:author="jason" w:date="2016-01-09T21:52:00Z"/>
          <w:b w:val="0"/>
          <w:smallCaps w:val="0"/>
          <w:noProof/>
          <w:lang w:val="en-US"/>
        </w:rPr>
      </w:pPr>
      <w:del w:id="251" w:author="jason" w:date="2016-01-09T21:52:00Z">
        <w:r w:rsidDel="00343EF7">
          <w:rPr>
            <w:noProof/>
          </w:rPr>
          <w:delText>References</w:delText>
        </w:r>
        <w:r w:rsidDel="00343EF7">
          <w:rPr>
            <w:noProof/>
          </w:rPr>
          <w:tab/>
        </w:r>
        <w:r w:rsidDel="00343EF7">
          <w:rPr>
            <w:b w:val="0"/>
            <w:smallCaps w:val="0"/>
            <w:noProof/>
          </w:rPr>
          <w:fldChar w:fldCharType="begin"/>
        </w:r>
        <w:r w:rsidDel="00343EF7">
          <w:rPr>
            <w:noProof/>
          </w:rPr>
          <w:delInstrText xml:space="preserve"> PAGEREF _Toc438078137 \h </w:delInstrText>
        </w:r>
        <w:r w:rsidDel="00343EF7">
          <w:rPr>
            <w:b w:val="0"/>
            <w:smallCaps w:val="0"/>
            <w:noProof/>
          </w:rPr>
        </w:r>
        <w:r w:rsidDel="00343EF7">
          <w:rPr>
            <w:b w:val="0"/>
            <w:smallCaps w:val="0"/>
            <w:noProof/>
          </w:rPr>
          <w:fldChar w:fldCharType="separate"/>
        </w:r>
        <w:r w:rsidDel="00343EF7">
          <w:rPr>
            <w:noProof/>
          </w:rPr>
          <w:delText>50</w:delText>
        </w:r>
        <w:r w:rsidDel="00343EF7">
          <w:rPr>
            <w:b w:val="0"/>
            <w:smallCaps w:val="0"/>
            <w:noProof/>
          </w:rPr>
          <w:fldChar w:fldCharType="end"/>
        </w:r>
      </w:del>
    </w:p>
    <w:p w14:paraId="2F2AA6F2" w14:textId="44AEE208" w:rsidR="00CF6A5A" w:rsidDel="00343EF7" w:rsidRDefault="00CF6A5A">
      <w:pPr>
        <w:pStyle w:val="TOC1"/>
        <w:tabs>
          <w:tab w:val="right" w:pos="9010"/>
        </w:tabs>
        <w:rPr>
          <w:del w:id="252" w:author="jason" w:date="2016-01-09T21:52:00Z"/>
          <w:b w:val="0"/>
          <w:caps w:val="0"/>
          <w:noProof/>
          <w:u w:val="none"/>
          <w:lang w:val="en-US"/>
        </w:rPr>
      </w:pPr>
      <w:del w:id="253" w:author="jason" w:date="2016-01-09T21:52:00Z">
        <w:r w:rsidDel="00343EF7">
          <w:rPr>
            <w:noProof/>
          </w:rPr>
          <w:delText>V16: Files and resources verification requirements</w:delText>
        </w:r>
        <w:r w:rsidDel="00343EF7">
          <w:rPr>
            <w:noProof/>
          </w:rPr>
          <w:tab/>
        </w:r>
        <w:r w:rsidDel="00343EF7">
          <w:rPr>
            <w:b w:val="0"/>
            <w:caps w:val="0"/>
            <w:noProof/>
          </w:rPr>
          <w:fldChar w:fldCharType="begin"/>
        </w:r>
        <w:r w:rsidDel="00343EF7">
          <w:rPr>
            <w:noProof/>
          </w:rPr>
          <w:delInstrText xml:space="preserve"> PAGEREF _Toc438078138 \h </w:delInstrText>
        </w:r>
        <w:r w:rsidDel="00343EF7">
          <w:rPr>
            <w:b w:val="0"/>
            <w:caps w:val="0"/>
            <w:noProof/>
          </w:rPr>
        </w:r>
        <w:r w:rsidDel="00343EF7">
          <w:rPr>
            <w:b w:val="0"/>
            <w:caps w:val="0"/>
            <w:noProof/>
          </w:rPr>
          <w:fldChar w:fldCharType="separate"/>
        </w:r>
        <w:r w:rsidDel="00343EF7">
          <w:rPr>
            <w:noProof/>
          </w:rPr>
          <w:delText>52</w:delText>
        </w:r>
        <w:r w:rsidDel="00343EF7">
          <w:rPr>
            <w:b w:val="0"/>
            <w:caps w:val="0"/>
            <w:noProof/>
          </w:rPr>
          <w:fldChar w:fldCharType="end"/>
        </w:r>
      </w:del>
    </w:p>
    <w:p w14:paraId="125361B7" w14:textId="17CF723C" w:rsidR="00CF6A5A" w:rsidDel="00343EF7" w:rsidRDefault="00CF6A5A">
      <w:pPr>
        <w:pStyle w:val="TOC2"/>
        <w:tabs>
          <w:tab w:val="right" w:pos="9010"/>
        </w:tabs>
        <w:rPr>
          <w:del w:id="254" w:author="jason" w:date="2016-01-09T21:52:00Z"/>
          <w:b w:val="0"/>
          <w:smallCaps w:val="0"/>
          <w:noProof/>
          <w:lang w:val="en-US"/>
        </w:rPr>
      </w:pPr>
      <w:del w:id="255" w:author="jason" w:date="2016-01-09T21:52:00Z">
        <w:r w:rsidDel="00343EF7">
          <w:rPr>
            <w:noProof/>
          </w:rPr>
          <w:delText>Control objective</w:delText>
        </w:r>
        <w:r w:rsidDel="00343EF7">
          <w:rPr>
            <w:noProof/>
          </w:rPr>
          <w:tab/>
        </w:r>
        <w:r w:rsidDel="00343EF7">
          <w:rPr>
            <w:b w:val="0"/>
            <w:smallCaps w:val="0"/>
            <w:noProof/>
          </w:rPr>
          <w:fldChar w:fldCharType="begin"/>
        </w:r>
        <w:r w:rsidDel="00343EF7">
          <w:rPr>
            <w:noProof/>
          </w:rPr>
          <w:delInstrText xml:space="preserve"> PAGEREF _Toc438078139 \h </w:delInstrText>
        </w:r>
        <w:r w:rsidDel="00343EF7">
          <w:rPr>
            <w:b w:val="0"/>
            <w:smallCaps w:val="0"/>
            <w:noProof/>
          </w:rPr>
        </w:r>
        <w:r w:rsidDel="00343EF7">
          <w:rPr>
            <w:b w:val="0"/>
            <w:smallCaps w:val="0"/>
            <w:noProof/>
          </w:rPr>
          <w:fldChar w:fldCharType="separate"/>
        </w:r>
        <w:r w:rsidDel="00343EF7">
          <w:rPr>
            <w:noProof/>
          </w:rPr>
          <w:delText>52</w:delText>
        </w:r>
        <w:r w:rsidDel="00343EF7">
          <w:rPr>
            <w:b w:val="0"/>
            <w:smallCaps w:val="0"/>
            <w:noProof/>
          </w:rPr>
          <w:fldChar w:fldCharType="end"/>
        </w:r>
      </w:del>
    </w:p>
    <w:p w14:paraId="23D86E1E" w14:textId="1DB0DA2E" w:rsidR="00CF6A5A" w:rsidDel="00343EF7" w:rsidRDefault="00CF6A5A">
      <w:pPr>
        <w:pStyle w:val="TOC2"/>
        <w:tabs>
          <w:tab w:val="right" w:pos="9010"/>
        </w:tabs>
        <w:rPr>
          <w:del w:id="256" w:author="jason" w:date="2016-01-09T21:52:00Z"/>
          <w:b w:val="0"/>
          <w:smallCaps w:val="0"/>
          <w:noProof/>
          <w:lang w:val="en-US"/>
        </w:rPr>
      </w:pPr>
      <w:del w:id="257"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_Toc438078140 \h </w:delInstrText>
        </w:r>
        <w:r w:rsidDel="00343EF7">
          <w:rPr>
            <w:b w:val="0"/>
            <w:smallCaps w:val="0"/>
            <w:noProof/>
          </w:rPr>
        </w:r>
        <w:r w:rsidDel="00343EF7">
          <w:rPr>
            <w:b w:val="0"/>
            <w:smallCaps w:val="0"/>
            <w:noProof/>
          </w:rPr>
          <w:fldChar w:fldCharType="separate"/>
        </w:r>
        <w:r w:rsidDel="00343EF7">
          <w:rPr>
            <w:noProof/>
          </w:rPr>
          <w:delText>52</w:delText>
        </w:r>
        <w:r w:rsidDel="00343EF7">
          <w:rPr>
            <w:b w:val="0"/>
            <w:smallCaps w:val="0"/>
            <w:noProof/>
          </w:rPr>
          <w:fldChar w:fldCharType="end"/>
        </w:r>
      </w:del>
    </w:p>
    <w:p w14:paraId="4105370F" w14:textId="2ACAED31" w:rsidR="00CF6A5A" w:rsidDel="00343EF7" w:rsidRDefault="00CF6A5A">
      <w:pPr>
        <w:pStyle w:val="TOC2"/>
        <w:tabs>
          <w:tab w:val="right" w:pos="9010"/>
        </w:tabs>
        <w:rPr>
          <w:del w:id="258" w:author="jason" w:date="2016-01-09T21:52:00Z"/>
          <w:b w:val="0"/>
          <w:smallCaps w:val="0"/>
          <w:noProof/>
          <w:lang w:val="en-US"/>
        </w:rPr>
      </w:pPr>
      <w:del w:id="259" w:author="jason" w:date="2016-01-09T21:52:00Z">
        <w:r w:rsidDel="00343EF7">
          <w:rPr>
            <w:noProof/>
          </w:rPr>
          <w:delText>References</w:delText>
        </w:r>
        <w:r w:rsidDel="00343EF7">
          <w:rPr>
            <w:noProof/>
          </w:rPr>
          <w:tab/>
        </w:r>
        <w:r w:rsidDel="00343EF7">
          <w:rPr>
            <w:b w:val="0"/>
            <w:smallCaps w:val="0"/>
            <w:noProof/>
          </w:rPr>
          <w:fldChar w:fldCharType="begin"/>
        </w:r>
        <w:r w:rsidDel="00343EF7">
          <w:rPr>
            <w:noProof/>
          </w:rPr>
          <w:delInstrText xml:space="preserve"> PAGEREF _Toc438078141 \h </w:delInstrText>
        </w:r>
        <w:r w:rsidDel="00343EF7">
          <w:rPr>
            <w:b w:val="0"/>
            <w:smallCaps w:val="0"/>
            <w:noProof/>
          </w:rPr>
        </w:r>
        <w:r w:rsidDel="00343EF7">
          <w:rPr>
            <w:b w:val="0"/>
            <w:smallCaps w:val="0"/>
            <w:noProof/>
          </w:rPr>
          <w:fldChar w:fldCharType="separate"/>
        </w:r>
        <w:r w:rsidDel="00343EF7">
          <w:rPr>
            <w:noProof/>
          </w:rPr>
          <w:delText>53</w:delText>
        </w:r>
        <w:r w:rsidDel="00343EF7">
          <w:rPr>
            <w:b w:val="0"/>
            <w:smallCaps w:val="0"/>
            <w:noProof/>
          </w:rPr>
          <w:fldChar w:fldCharType="end"/>
        </w:r>
      </w:del>
    </w:p>
    <w:p w14:paraId="001E2334" w14:textId="50095E2E" w:rsidR="00CF6A5A" w:rsidDel="00343EF7" w:rsidRDefault="00CF6A5A">
      <w:pPr>
        <w:pStyle w:val="TOC1"/>
        <w:tabs>
          <w:tab w:val="right" w:pos="9010"/>
        </w:tabs>
        <w:rPr>
          <w:del w:id="260" w:author="jason" w:date="2016-01-09T21:52:00Z"/>
          <w:b w:val="0"/>
          <w:caps w:val="0"/>
          <w:noProof/>
          <w:u w:val="none"/>
          <w:lang w:val="en-US"/>
        </w:rPr>
      </w:pPr>
      <w:del w:id="261" w:author="jason" w:date="2016-01-09T21:52:00Z">
        <w:r w:rsidDel="00343EF7">
          <w:rPr>
            <w:noProof/>
          </w:rPr>
          <w:delText>V17: Mobile verification requirements</w:delText>
        </w:r>
        <w:r w:rsidDel="00343EF7">
          <w:rPr>
            <w:noProof/>
          </w:rPr>
          <w:tab/>
        </w:r>
        <w:r w:rsidDel="00343EF7">
          <w:rPr>
            <w:b w:val="0"/>
            <w:caps w:val="0"/>
            <w:noProof/>
          </w:rPr>
          <w:fldChar w:fldCharType="begin"/>
        </w:r>
        <w:r w:rsidDel="00343EF7">
          <w:rPr>
            <w:noProof/>
          </w:rPr>
          <w:delInstrText xml:space="preserve"> PAGEREF _Toc438078142 \h </w:delInstrText>
        </w:r>
        <w:r w:rsidDel="00343EF7">
          <w:rPr>
            <w:b w:val="0"/>
            <w:caps w:val="0"/>
            <w:noProof/>
          </w:rPr>
        </w:r>
        <w:r w:rsidDel="00343EF7">
          <w:rPr>
            <w:b w:val="0"/>
            <w:caps w:val="0"/>
            <w:noProof/>
          </w:rPr>
          <w:fldChar w:fldCharType="separate"/>
        </w:r>
        <w:r w:rsidDel="00343EF7">
          <w:rPr>
            <w:noProof/>
          </w:rPr>
          <w:delText>54</w:delText>
        </w:r>
        <w:r w:rsidDel="00343EF7">
          <w:rPr>
            <w:b w:val="0"/>
            <w:caps w:val="0"/>
            <w:noProof/>
          </w:rPr>
          <w:fldChar w:fldCharType="end"/>
        </w:r>
      </w:del>
    </w:p>
    <w:p w14:paraId="1F3932D2" w14:textId="38160622" w:rsidR="00CF6A5A" w:rsidDel="00343EF7" w:rsidRDefault="00CF6A5A">
      <w:pPr>
        <w:pStyle w:val="TOC2"/>
        <w:tabs>
          <w:tab w:val="right" w:pos="9010"/>
        </w:tabs>
        <w:rPr>
          <w:del w:id="262" w:author="jason" w:date="2016-01-09T21:52:00Z"/>
          <w:b w:val="0"/>
          <w:smallCaps w:val="0"/>
          <w:noProof/>
          <w:lang w:val="en-US"/>
        </w:rPr>
      </w:pPr>
      <w:del w:id="263" w:author="jason" w:date="2016-01-09T21:52:00Z">
        <w:r w:rsidDel="00343EF7">
          <w:rPr>
            <w:noProof/>
          </w:rPr>
          <w:delText>Control objective</w:delText>
        </w:r>
        <w:r w:rsidDel="00343EF7">
          <w:rPr>
            <w:noProof/>
          </w:rPr>
          <w:tab/>
        </w:r>
        <w:r w:rsidDel="00343EF7">
          <w:rPr>
            <w:b w:val="0"/>
            <w:smallCaps w:val="0"/>
            <w:noProof/>
          </w:rPr>
          <w:fldChar w:fldCharType="begin"/>
        </w:r>
        <w:r w:rsidDel="00343EF7">
          <w:rPr>
            <w:noProof/>
          </w:rPr>
          <w:delInstrText xml:space="preserve"> PAGEREF _Toc438078143 \h </w:delInstrText>
        </w:r>
        <w:r w:rsidDel="00343EF7">
          <w:rPr>
            <w:b w:val="0"/>
            <w:smallCaps w:val="0"/>
            <w:noProof/>
          </w:rPr>
        </w:r>
        <w:r w:rsidDel="00343EF7">
          <w:rPr>
            <w:b w:val="0"/>
            <w:smallCaps w:val="0"/>
            <w:noProof/>
          </w:rPr>
          <w:fldChar w:fldCharType="separate"/>
        </w:r>
        <w:r w:rsidDel="00343EF7">
          <w:rPr>
            <w:noProof/>
          </w:rPr>
          <w:delText>54</w:delText>
        </w:r>
        <w:r w:rsidDel="00343EF7">
          <w:rPr>
            <w:b w:val="0"/>
            <w:smallCaps w:val="0"/>
            <w:noProof/>
          </w:rPr>
          <w:fldChar w:fldCharType="end"/>
        </w:r>
      </w:del>
    </w:p>
    <w:p w14:paraId="705F6D37" w14:textId="42A4506B" w:rsidR="00CF6A5A" w:rsidDel="00343EF7" w:rsidRDefault="00CF6A5A">
      <w:pPr>
        <w:pStyle w:val="TOC2"/>
        <w:tabs>
          <w:tab w:val="right" w:pos="9010"/>
        </w:tabs>
        <w:rPr>
          <w:del w:id="264" w:author="jason" w:date="2016-01-09T21:52:00Z"/>
          <w:b w:val="0"/>
          <w:smallCaps w:val="0"/>
          <w:noProof/>
          <w:lang w:val="en-US"/>
        </w:rPr>
      </w:pPr>
      <w:del w:id="265"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_Toc438078144 \h </w:delInstrText>
        </w:r>
        <w:r w:rsidDel="00343EF7">
          <w:rPr>
            <w:b w:val="0"/>
            <w:smallCaps w:val="0"/>
            <w:noProof/>
          </w:rPr>
        </w:r>
        <w:r w:rsidDel="00343EF7">
          <w:rPr>
            <w:b w:val="0"/>
            <w:smallCaps w:val="0"/>
            <w:noProof/>
          </w:rPr>
          <w:fldChar w:fldCharType="separate"/>
        </w:r>
        <w:r w:rsidDel="00343EF7">
          <w:rPr>
            <w:noProof/>
          </w:rPr>
          <w:delText>54</w:delText>
        </w:r>
        <w:r w:rsidDel="00343EF7">
          <w:rPr>
            <w:b w:val="0"/>
            <w:smallCaps w:val="0"/>
            <w:noProof/>
          </w:rPr>
          <w:fldChar w:fldCharType="end"/>
        </w:r>
      </w:del>
    </w:p>
    <w:p w14:paraId="17EDD7C9" w14:textId="382D0323" w:rsidR="00CF6A5A" w:rsidDel="00343EF7" w:rsidRDefault="00CF6A5A">
      <w:pPr>
        <w:pStyle w:val="TOC2"/>
        <w:tabs>
          <w:tab w:val="right" w:pos="9010"/>
        </w:tabs>
        <w:rPr>
          <w:del w:id="266" w:author="jason" w:date="2016-01-09T21:52:00Z"/>
          <w:b w:val="0"/>
          <w:smallCaps w:val="0"/>
          <w:noProof/>
          <w:lang w:val="en-US"/>
        </w:rPr>
      </w:pPr>
      <w:del w:id="267" w:author="jason" w:date="2016-01-09T21:52:00Z">
        <w:r w:rsidDel="00343EF7">
          <w:rPr>
            <w:noProof/>
          </w:rPr>
          <w:delText>References</w:delText>
        </w:r>
        <w:r w:rsidDel="00343EF7">
          <w:rPr>
            <w:noProof/>
          </w:rPr>
          <w:tab/>
        </w:r>
        <w:r w:rsidDel="00343EF7">
          <w:rPr>
            <w:b w:val="0"/>
            <w:smallCaps w:val="0"/>
            <w:noProof/>
          </w:rPr>
          <w:fldChar w:fldCharType="begin"/>
        </w:r>
        <w:r w:rsidDel="00343EF7">
          <w:rPr>
            <w:noProof/>
          </w:rPr>
          <w:delInstrText xml:space="preserve"> PAGEREF _Toc438078145 \h </w:delInstrText>
        </w:r>
        <w:r w:rsidDel="00343EF7">
          <w:rPr>
            <w:b w:val="0"/>
            <w:smallCaps w:val="0"/>
            <w:noProof/>
          </w:rPr>
        </w:r>
        <w:r w:rsidDel="00343EF7">
          <w:rPr>
            <w:b w:val="0"/>
            <w:smallCaps w:val="0"/>
            <w:noProof/>
          </w:rPr>
          <w:fldChar w:fldCharType="separate"/>
        </w:r>
        <w:r w:rsidDel="00343EF7">
          <w:rPr>
            <w:noProof/>
          </w:rPr>
          <w:delText>55</w:delText>
        </w:r>
        <w:r w:rsidDel="00343EF7">
          <w:rPr>
            <w:b w:val="0"/>
            <w:smallCaps w:val="0"/>
            <w:noProof/>
          </w:rPr>
          <w:fldChar w:fldCharType="end"/>
        </w:r>
      </w:del>
    </w:p>
    <w:p w14:paraId="1A7BF6CA" w14:textId="12A2E086" w:rsidR="00CF6A5A" w:rsidDel="00343EF7" w:rsidRDefault="00CF6A5A">
      <w:pPr>
        <w:pStyle w:val="TOC1"/>
        <w:tabs>
          <w:tab w:val="right" w:pos="9010"/>
        </w:tabs>
        <w:rPr>
          <w:del w:id="268" w:author="jason" w:date="2016-01-09T21:52:00Z"/>
          <w:b w:val="0"/>
          <w:caps w:val="0"/>
          <w:noProof/>
          <w:u w:val="none"/>
          <w:lang w:val="en-US"/>
        </w:rPr>
      </w:pPr>
      <w:del w:id="269" w:author="jason" w:date="2016-01-09T21:52:00Z">
        <w:r w:rsidDel="00343EF7">
          <w:rPr>
            <w:noProof/>
          </w:rPr>
          <w:delText>V18: Web services verification requirements</w:delText>
        </w:r>
        <w:r w:rsidDel="00343EF7">
          <w:rPr>
            <w:noProof/>
          </w:rPr>
          <w:tab/>
        </w:r>
        <w:r w:rsidDel="00343EF7">
          <w:rPr>
            <w:b w:val="0"/>
            <w:caps w:val="0"/>
            <w:noProof/>
          </w:rPr>
          <w:fldChar w:fldCharType="begin"/>
        </w:r>
        <w:r w:rsidDel="00343EF7">
          <w:rPr>
            <w:noProof/>
          </w:rPr>
          <w:delInstrText xml:space="preserve"> PAGEREF _Toc438078146 \h </w:delInstrText>
        </w:r>
        <w:r w:rsidDel="00343EF7">
          <w:rPr>
            <w:b w:val="0"/>
            <w:caps w:val="0"/>
            <w:noProof/>
          </w:rPr>
        </w:r>
        <w:r w:rsidDel="00343EF7">
          <w:rPr>
            <w:b w:val="0"/>
            <w:caps w:val="0"/>
            <w:noProof/>
          </w:rPr>
          <w:fldChar w:fldCharType="separate"/>
        </w:r>
        <w:r w:rsidDel="00343EF7">
          <w:rPr>
            <w:noProof/>
          </w:rPr>
          <w:delText>56</w:delText>
        </w:r>
        <w:r w:rsidDel="00343EF7">
          <w:rPr>
            <w:b w:val="0"/>
            <w:caps w:val="0"/>
            <w:noProof/>
          </w:rPr>
          <w:fldChar w:fldCharType="end"/>
        </w:r>
      </w:del>
    </w:p>
    <w:p w14:paraId="20B762C6" w14:textId="6CB233F6" w:rsidR="00CF6A5A" w:rsidDel="00343EF7" w:rsidRDefault="00CF6A5A">
      <w:pPr>
        <w:pStyle w:val="TOC2"/>
        <w:tabs>
          <w:tab w:val="right" w:pos="9010"/>
        </w:tabs>
        <w:rPr>
          <w:del w:id="270" w:author="jason" w:date="2016-01-09T21:52:00Z"/>
          <w:b w:val="0"/>
          <w:smallCaps w:val="0"/>
          <w:noProof/>
          <w:lang w:val="en-US"/>
        </w:rPr>
      </w:pPr>
      <w:del w:id="271" w:author="jason" w:date="2016-01-09T21:52:00Z">
        <w:r w:rsidDel="00343EF7">
          <w:rPr>
            <w:noProof/>
          </w:rPr>
          <w:delText>Control objective</w:delText>
        </w:r>
        <w:r w:rsidDel="00343EF7">
          <w:rPr>
            <w:noProof/>
          </w:rPr>
          <w:tab/>
        </w:r>
        <w:r w:rsidDel="00343EF7">
          <w:rPr>
            <w:b w:val="0"/>
            <w:smallCaps w:val="0"/>
            <w:noProof/>
          </w:rPr>
          <w:fldChar w:fldCharType="begin"/>
        </w:r>
        <w:r w:rsidDel="00343EF7">
          <w:rPr>
            <w:noProof/>
          </w:rPr>
          <w:delInstrText xml:space="preserve"> PAGEREF _Toc438078147 \h </w:delInstrText>
        </w:r>
        <w:r w:rsidDel="00343EF7">
          <w:rPr>
            <w:b w:val="0"/>
            <w:smallCaps w:val="0"/>
            <w:noProof/>
          </w:rPr>
        </w:r>
        <w:r w:rsidDel="00343EF7">
          <w:rPr>
            <w:b w:val="0"/>
            <w:smallCaps w:val="0"/>
            <w:noProof/>
          </w:rPr>
          <w:fldChar w:fldCharType="separate"/>
        </w:r>
        <w:r w:rsidDel="00343EF7">
          <w:rPr>
            <w:noProof/>
          </w:rPr>
          <w:delText>56</w:delText>
        </w:r>
        <w:r w:rsidDel="00343EF7">
          <w:rPr>
            <w:b w:val="0"/>
            <w:smallCaps w:val="0"/>
            <w:noProof/>
          </w:rPr>
          <w:fldChar w:fldCharType="end"/>
        </w:r>
      </w:del>
    </w:p>
    <w:p w14:paraId="36551308" w14:textId="39BA9426" w:rsidR="00CF6A5A" w:rsidDel="00343EF7" w:rsidRDefault="00CF6A5A">
      <w:pPr>
        <w:pStyle w:val="TOC2"/>
        <w:tabs>
          <w:tab w:val="right" w:pos="9010"/>
        </w:tabs>
        <w:rPr>
          <w:del w:id="272" w:author="jason" w:date="2016-01-09T21:52:00Z"/>
          <w:b w:val="0"/>
          <w:smallCaps w:val="0"/>
          <w:noProof/>
          <w:lang w:val="en-US"/>
        </w:rPr>
      </w:pPr>
      <w:del w:id="273"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_Toc438078148 \h </w:delInstrText>
        </w:r>
        <w:r w:rsidDel="00343EF7">
          <w:rPr>
            <w:b w:val="0"/>
            <w:smallCaps w:val="0"/>
            <w:noProof/>
          </w:rPr>
        </w:r>
        <w:r w:rsidDel="00343EF7">
          <w:rPr>
            <w:b w:val="0"/>
            <w:smallCaps w:val="0"/>
            <w:noProof/>
          </w:rPr>
          <w:fldChar w:fldCharType="separate"/>
        </w:r>
        <w:r w:rsidDel="00343EF7">
          <w:rPr>
            <w:noProof/>
          </w:rPr>
          <w:delText>56</w:delText>
        </w:r>
        <w:r w:rsidDel="00343EF7">
          <w:rPr>
            <w:b w:val="0"/>
            <w:smallCaps w:val="0"/>
            <w:noProof/>
          </w:rPr>
          <w:fldChar w:fldCharType="end"/>
        </w:r>
      </w:del>
    </w:p>
    <w:p w14:paraId="78C7F038" w14:textId="2FF14190" w:rsidR="00CF6A5A" w:rsidDel="00343EF7" w:rsidRDefault="00CF6A5A">
      <w:pPr>
        <w:pStyle w:val="TOC2"/>
        <w:tabs>
          <w:tab w:val="right" w:pos="9010"/>
        </w:tabs>
        <w:rPr>
          <w:del w:id="274" w:author="jason" w:date="2016-01-09T21:52:00Z"/>
          <w:b w:val="0"/>
          <w:smallCaps w:val="0"/>
          <w:noProof/>
          <w:lang w:val="en-US"/>
        </w:rPr>
      </w:pPr>
      <w:del w:id="275" w:author="jason" w:date="2016-01-09T21:52:00Z">
        <w:r w:rsidDel="00343EF7">
          <w:rPr>
            <w:noProof/>
          </w:rPr>
          <w:delText>References</w:delText>
        </w:r>
        <w:r w:rsidDel="00343EF7">
          <w:rPr>
            <w:noProof/>
          </w:rPr>
          <w:tab/>
        </w:r>
        <w:r w:rsidDel="00343EF7">
          <w:rPr>
            <w:b w:val="0"/>
            <w:smallCaps w:val="0"/>
            <w:noProof/>
          </w:rPr>
          <w:fldChar w:fldCharType="begin"/>
        </w:r>
        <w:r w:rsidDel="00343EF7">
          <w:rPr>
            <w:noProof/>
          </w:rPr>
          <w:delInstrText xml:space="preserve"> PAGEREF _Toc438078149 \h </w:delInstrText>
        </w:r>
        <w:r w:rsidDel="00343EF7">
          <w:rPr>
            <w:b w:val="0"/>
            <w:smallCaps w:val="0"/>
            <w:noProof/>
          </w:rPr>
        </w:r>
        <w:r w:rsidDel="00343EF7">
          <w:rPr>
            <w:b w:val="0"/>
            <w:smallCaps w:val="0"/>
            <w:noProof/>
          </w:rPr>
          <w:fldChar w:fldCharType="separate"/>
        </w:r>
        <w:r w:rsidDel="00343EF7">
          <w:rPr>
            <w:noProof/>
          </w:rPr>
          <w:delText>57</w:delText>
        </w:r>
        <w:r w:rsidDel="00343EF7">
          <w:rPr>
            <w:b w:val="0"/>
            <w:smallCaps w:val="0"/>
            <w:noProof/>
          </w:rPr>
          <w:fldChar w:fldCharType="end"/>
        </w:r>
      </w:del>
    </w:p>
    <w:p w14:paraId="29579E23" w14:textId="1FA36448" w:rsidR="00CF6A5A" w:rsidDel="00343EF7" w:rsidRDefault="00CF6A5A">
      <w:pPr>
        <w:pStyle w:val="TOC1"/>
        <w:tabs>
          <w:tab w:val="right" w:pos="9010"/>
        </w:tabs>
        <w:rPr>
          <w:del w:id="276" w:author="jason" w:date="2016-01-09T21:52:00Z"/>
          <w:b w:val="0"/>
          <w:caps w:val="0"/>
          <w:noProof/>
          <w:u w:val="none"/>
          <w:lang w:val="en-US"/>
        </w:rPr>
      </w:pPr>
      <w:del w:id="277" w:author="jason" w:date="2016-01-09T21:52:00Z">
        <w:r w:rsidDel="00343EF7">
          <w:rPr>
            <w:noProof/>
          </w:rPr>
          <w:delText>V19. Configuration</w:delText>
        </w:r>
        <w:r w:rsidDel="00343EF7">
          <w:rPr>
            <w:noProof/>
          </w:rPr>
          <w:tab/>
        </w:r>
        <w:r w:rsidDel="00343EF7">
          <w:rPr>
            <w:b w:val="0"/>
            <w:caps w:val="0"/>
            <w:noProof/>
          </w:rPr>
          <w:fldChar w:fldCharType="begin"/>
        </w:r>
        <w:r w:rsidDel="00343EF7">
          <w:rPr>
            <w:noProof/>
          </w:rPr>
          <w:delInstrText xml:space="preserve"> PAGEREF _Toc438078150 \h </w:delInstrText>
        </w:r>
        <w:r w:rsidDel="00343EF7">
          <w:rPr>
            <w:b w:val="0"/>
            <w:caps w:val="0"/>
            <w:noProof/>
          </w:rPr>
        </w:r>
        <w:r w:rsidDel="00343EF7">
          <w:rPr>
            <w:b w:val="0"/>
            <w:caps w:val="0"/>
            <w:noProof/>
          </w:rPr>
          <w:fldChar w:fldCharType="separate"/>
        </w:r>
        <w:r w:rsidDel="00343EF7">
          <w:rPr>
            <w:noProof/>
          </w:rPr>
          <w:delText>58</w:delText>
        </w:r>
        <w:r w:rsidDel="00343EF7">
          <w:rPr>
            <w:b w:val="0"/>
            <w:caps w:val="0"/>
            <w:noProof/>
          </w:rPr>
          <w:fldChar w:fldCharType="end"/>
        </w:r>
      </w:del>
    </w:p>
    <w:p w14:paraId="215A800E" w14:textId="3B475B3D" w:rsidR="00CF6A5A" w:rsidDel="00343EF7" w:rsidRDefault="00CF6A5A">
      <w:pPr>
        <w:pStyle w:val="TOC2"/>
        <w:tabs>
          <w:tab w:val="right" w:pos="9010"/>
        </w:tabs>
        <w:rPr>
          <w:del w:id="278" w:author="jason" w:date="2016-01-09T21:52:00Z"/>
          <w:b w:val="0"/>
          <w:smallCaps w:val="0"/>
          <w:noProof/>
          <w:lang w:val="en-US"/>
        </w:rPr>
      </w:pPr>
      <w:del w:id="279" w:author="jason" w:date="2016-01-09T21:52:00Z">
        <w:r w:rsidDel="00343EF7">
          <w:rPr>
            <w:noProof/>
          </w:rPr>
          <w:delText>Control objective</w:delText>
        </w:r>
        <w:r w:rsidDel="00343EF7">
          <w:rPr>
            <w:noProof/>
          </w:rPr>
          <w:tab/>
        </w:r>
        <w:r w:rsidDel="00343EF7">
          <w:rPr>
            <w:b w:val="0"/>
            <w:smallCaps w:val="0"/>
            <w:noProof/>
          </w:rPr>
          <w:fldChar w:fldCharType="begin"/>
        </w:r>
        <w:r w:rsidDel="00343EF7">
          <w:rPr>
            <w:noProof/>
          </w:rPr>
          <w:delInstrText xml:space="preserve"> PAGEREF _Toc438078151 \h </w:delInstrText>
        </w:r>
        <w:r w:rsidDel="00343EF7">
          <w:rPr>
            <w:b w:val="0"/>
            <w:smallCaps w:val="0"/>
            <w:noProof/>
          </w:rPr>
        </w:r>
        <w:r w:rsidDel="00343EF7">
          <w:rPr>
            <w:b w:val="0"/>
            <w:smallCaps w:val="0"/>
            <w:noProof/>
          </w:rPr>
          <w:fldChar w:fldCharType="separate"/>
        </w:r>
        <w:r w:rsidDel="00343EF7">
          <w:rPr>
            <w:noProof/>
          </w:rPr>
          <w:delText>58</w:delText>
        </w:r>
        <w:r w:rsidDel="00343EF7">
          <w:rPr>
            <w:b w:val="0"/>
            <w:smallCaps w:val="0"/>
            <w:noProof/>
          </w:rPr>
          <w:fldChar w:fldCharType="end"/>
        </w:r>
      </w:del>
    </w:p>
    <w:p w14:paraId="27EF5CAC" w14:textId="164D5BFE" w:rsidR="00CF6A5A" w:rsidDel="00343EF7" w:rsidRDefault="00CF6A5A">
      <w:pPr>
        <w:pStyle w:val="TOC2"/>
        <w:tabs>
          <w:tab w:val="right" w:pos="9010"/>
        </w:tabs>
        <w:rPr>
          <w:del w:id="280" w:author="jason" w:date="2016-01-09T21:52:00Z"/>
          <w:b w:val="0"/>
          <w:smallCaps w:val="0"/>
          <w:noProof/>
          <w:lang w:val="en-US"/>
        </w:rPr>
      </w:pPr>
      <w:del w:id="281" w:author="jason" w:date="2016-01-09T21:52:00Z">
        <w:r w:rsidDel="00343EF7">
          <w:rPr>
            <w:noProof/>
          </w:rPr>
          <w:delText>Requirements</w:delText>
        </w:r>
        <w:r w:rsidDel="00343EF7">
          <w:rPr>
            <w:noProof/>
          </w:rPr>
          <w:tab/>
        </w:r>
        <w:r w:rsidDel="00343EF7">
          <w:rPr>
            <w:b w:val="0"/>
            <w:smallCaps w:val="0"/>
            <w:noProof/>
          </w:rPr>
          <w:fldChar w:fldCharType="begin"/>
        </w:r>
        <w:r w:rsidDel="00343EF7">
          <w:rPr>
            <w:noProof/>
          </w:rPr>
          <w:delInstrText xml:space="preserve"> PAGEREF _Toc438078152 \h </w:delInstrText>
        </w:r>
        <w:r w:rsidDel="00343EF7">
          <w:rPr>
            <w:b w:val="0"/>
            <w:smallCaps w:val="0"/>
            <w:noProof/>
          </w:rPr>
        </w:r>
        <w:r w:rsidDel="00343EF7">
          <w:rPr>
            <w:b w:val="0"/>
            <w:smallCaps w:val="0"/>
            <w:noProof/>
          </w:rPr>
          <w:fldChar w:fldCharType="separate"/>
        </w:r>
        <w:r w:rsidDel="00343EF7">
          <w:rPr>
            <w:noProof/>
          </w:rPr>
          <w:delText>58</w:delText>
        </w:r>
        <w:r w:rsidDel="00343EF7">
          <w:rPr>
            <w:b w:val="0"/>
            <w:smallCaps w:val="0"/>
            <w:noProof/>
          </w:rPr>
          <w:fldChar w:fldCharType="end"/>
        </w:r>
      </w:del>
    </w:p>
    <w:p w14:paraId="24C3062E" w14:textId="58F61AD9" w:rsidR="00CF6A5A" w:rsidDel="00343EF7" w:rsidRDefault="00CF6A5A">
      <w:pPr>
        <w:pStyle w:val="TOC2"/>
        <w:tabs>
          <w:tab w:val="right" w:pos="9010"/>
        </w:tabs>
        <w:rPr>
          <w:del w:id="282" w:author="jason" w:date="2016-01-09T21:52:00Z"/>
          <w:b w:val="0"/>
          <w:smallCaps w:val="0"/>
          <w:noProof/>
          <w:lang w:val="en-US"/>
        </w:rPr>
      </w:pPr>
      <w:del w:id="283" w:author="jason" w:date="2016-01-09T21:52:00Z">
        <w:r w:rsidDel="00343EF7">
          <w:rPr>
            <w:noProof/>
          </w:rPr>
          <w:delText>References</w:delText>
        </w:r>
        <w:r w:rsidDel="00343EF7">
          <w:rPr>
            <w:noProof/>
          </w:rPr>
          <w:tab/>
        </w:r>
        <w:r w:rsidDel="00343EF7">
          <w:rPr>
            <w:b w:val="0"/>
            <w:smallCaps w:val="0"/>
            <w:noProof/>
          </w:rPr>
          <w:fldChar w:fldCharType="begin"/>
        </w:r>
        <w:r w:rsidDel="00343EF7">
          <w:rPr>
            <w:noProof/>
          </w:rPr>
          <w:delInstrText xml:space="preserve"> PAGEREF _Toc438078153 \h </w:delInstrText>
        </w:r>
        <w:r w:rsidDel="00343EF7">
          <w:rPr>
            <w:b w:val="0"/>
            <w:smallCaps w:val="0"/>
            <w:noProof/>
          </w:rPr>
        </w:r>
        <w:r w:rsidDel="00343EF7">
          <w:rPr>
            <w:b w:val="0"/>
            <w:smallCaps w:val="0"/>
            <w:noProof/>
          </w:rPr>
          <w:fldChar w:fldCharType="separate"/>
        </w:r>
        <w:r w:rsidDel="00343EF7">
          <w:rPr>
            <w:noProof/>
          </w:rPr>
          <w:delText>59</w:delText>
        </w:r>
        <w:r w:rsidDel="00343EF7">
          <w:rPr>
            <w:b w:val="0"/>
            <w:smallCaps w:val="0"/>
            <w:noProof/>
          </w:rPr>
          <w:fldChar w:fldCharType="end"/>
        </w:r>
      </w:del>
    </w:p>
    <w:p w14:paraId="68D0E86D" w14:textId="0CC616EA" w:rsidR="00CF6A5A" w:rsidDel="00343EF7" w:rsidRDefault="00CF6A5A">
      <w:pPr>
        <w:pStyle w:val="TOC1"/>
        <w:tabs>
          <w:tab w:val="right" w:pos="9010"/>
        </w:tabs>
        <w:rPr>
          <w:del w:id="284" w:author="jason" w:date="2016-01-09T21:52:00Z"/>
          <w:b w:val="0"/>
          <w:caps w:val="0"/>
          <w:noProof/>
          <w:u w:val="none"/>
          <w:lang w:val="en-US"/>
        </w:rPr>
      </w:pPr>
      <w:del w:id="285" w:author="jason" w:date="2016-01-09T21:52:00Z">
        <w:r w:rsidDel="00343EF7">
          <w:rPr>
            <w:noProof/>
          </w:rPr>
          <w:delText>Appendix A: What ever happened to…</w:delText>
        </w:r>
        <w:r w:rsidDel="00343EF7">
          <w:rPr>
            <w:noProof/>
          </w:rPr>
          <w:tab/>
        </w:r>
        <w:r w:rsidDel="00343EF7">
          <w:rPr>
            <w:b w:val="0"/>
            <w:caps w:val="0"/>
            <w:noProof/>
          </w:rPr>
          <w:fldChar w:fldCharType="begin"/>
        </w:r>
        <w:r w:rsidDel="00343EF7">
          <w:rPr>
            <w:noProof/>
          </w:rPr>
          <w:delInstrText xml:space="preserve"> PAGEREF _Toc438078154 \h </w:delInstrText>
        </w:r>
        <w:r w:rsidDel="00343EF7">
          <w:rPr>
            <w:b w:val="0"/>
            <w:caps w:val="0"/>
            <w:noProof/>
          </w:rPr>
        </w:r>
        <w:r w:rsidDel="00343EF7">
          <w:rPr>
            <w:b w:val="0"/>
            <w:caps w:val="0"/>
            <w:noProof/>
          </w:rPr>
          <w:fldChar w:fldCharType="separate"/>
        </w:r>
        <w:r w:rsidDel="00343EF7">
          <w:rPr>
            <w:noProof/>
          </w:rPr>
          <w:delText>60</w:delText>
        </w:r>
        <w:r w:rsidDel="00343EF7">
          <w:rPr>
            <w:b w:val="0"/>
            <w:caps w:val="0"/>
            <w:noProof/>
          </w:rPr>
          <w:fldChar w:fldCharType="end"/>
        </w:r>
      </w:del>
    </w:p>
    <w:p w14:paraId="31719602" w14:textId="69F4ABBA" w:rsidR="00CF6A5A" w:rsidDel="00343EF7" w:rsidRDefault="00CF6A5A">
      <w:pPr>
        <w:pStyle w:val="TOC1"/>
        <w:tabs>
          <w:tab w:val="right" w:pos="9010"/>
        </w:tabs>
        <w:rPr>
          <w:del w:id="286" w:author="jason" w:date="2016-01-09T21:52:00Z"/>
          <w:b w:val="0"/>
          <w:caps w:val="0"/>
          <w:noProof/>
          <w:u w:val="none"/>
          <w:lang w:val="en-US"/>
        </w:rPr>
      </w:pPr>
      <w:del w:id="287" w:author="jason" w:date="2016-01-09T21:52:00Z">
        <w:r w:rsidDel="00343EF7">
          <w:rPr>
            <w:noProof/>
          </w:rPr>
          <w:delText>Appendix B: Glossary</w:delText>
        </w:r>
        <w:r w:rsidDel="00343EF7">
          <w:rPr>
            <w:noProof/>
          </w:rPr>
          <w:tab/>
        </w:r>
        <w:r w:rsidDel="00343EF7">
          <w:rPr>
            <w:b w:val="0"/>
            <w:caps w:val="0"/>
            <w:noProof/>
          </w:rPr>
          <w:fldChar w:fldCharType="begin"/>
        </w:r>
        <w:r w:rsidDel="00343EF7">
          <w:rPr>
            <w:noProof/>
          </w:rPr>
          <w:delInstrText xml:space="preserve"> PAGEREF _Toc438078155 \h </w:delInstrText>
        </w:r>
        <w:r w:rsidDel="00343EF7">
          <w:rPr>
            <w:b w:val="0"/>
            <w:caps w:val="0"/>
            <w:noProof/>
          </w:rPr>
        </w:r>
        <w:r w:rsidDel="00343EF7">
          <w:rPr>
            <w:b w:val="0"/>
            <w:caps w:val="0"/>
            <w:noProof/>
          </w:rPr>
          <w:fldChar w:fldCharType="separate"/>
        </w:r>
        <w:r w:rsidDel="00343EF7">
          <w:rPr>
            <w:noProof/>
          </w:rPr>
          <w:delText>66</w:delText>
        </w:r>
        <w:r w:rsidDel="00343EF7">
          <w:rPr>
            <w:b w:val="0"/>
            <w:caps w:val="0"/>
            <w:noProof/>
          </w:rPr>
          <w:fldChar w:fldCharType="end"/>
        </w:r>
      </w:del>
    </w:p>
    <w:p w14:paraId="6D94A098" w14:textId="4F911684" w:rsidR="00CF6A5A" w:rsidDel="00343EF7" w:rsidRDefault="00CF6A5A">
      <w:pPr>
        <w:pStyle w:val="TOC1"/>
        <w:tabs>
          <w:tab w:val="right" w:pos="9010"/>
        </w:tabs>
        <w:rPr>
          <w:del w:id="288" w:author="jason" w:date="2016-01-09T21:52:00Z"/>
          <w:b w:val="0"/>
          <w:caps w:val="0"/>
          <w:noProof/>
          <w:u w:val="none"/>
          <w:lang w:val="en-US"/>
        </w:rPr>
      </w:pPr>
      <w:del w:id="289" w:author="jason" w:date="2016-01-09T21:52:00Z">
        <w:r w:rsidDel="00343EF7">
          <w:rPr>
            <w:noProof/>
          </w:rPr>
          <w:delText>Appendix C: References</w:delText>
        </w:r>
        <w:r w:rsidDel="00343EF7">
          <w:rPr>
            <w:noProof/>
          </w:rPr>
          <w:tab/>
        </w:r>
        <w:r w:rsidDel="00343EF7">
          <w:rPr>
            <w:b w:val="0"/>
            <w:caps w:val="0"/>
            <w:noProof/>
          </w:rPr>
          <w:fldChar w:fldCharType="begin"/>
        </w:r>
        <w:r w:rsidDel="00343EF7">
          <w:rPr>
            <w:noProof/>
          </w:rPr>
          <w:delInstrText xml:space="preserve"> PAGEREF _Toc438078156 \h </w:delInstrText>
        </w:r>
        <w:r w:rsidDel="00343EF7">
          <w:rPr>
            <w:b w:val="0"/>
            <w:caps w:val="0"/>
            <w:noProof/>
          </w:rPr>
        </w:r>
        <w:r w:rsidDel="00343EF7">
          <w:rPr>
            <w:b w:val="0"/>
            <w:caps w:val="0"/>
            <w:noProof/>
          </w:rPr>
          <w:fldChar w:fldCharType="separate"/>
        </w:r>
        <w:r w:rsidDel="00343EF7">
          <w:rPr>
            <w:noProof/>
          </w:rPr>
          <w:delText>70</w:delText>
        </w:r>
        <w:r w:rsidDel="00343EF7">
          <w:rPr>
            <w:b w:val="0"/>
            <w:caps w:val="0"/>
            <w:noProof/>
          </w:rPr>
          <w:fldChar w:fldCharType="end"/>
        </w:r>
      </w:del>
    </w:p>
    <w:p w14:paraId="79E1C733" w14:textId="0AB1AF66" w:rsidR="00CF6A5A" w:rsidDel="00343EF7" w:rsidRDefault="00CF6A5A">
      <w:pPr>
        <w:pStyle w:val="TOC1"/>
        <w:tabs>
          <w:tab w:val="right" w:pos="9010"/>
        </w:tabs>
        <w:rPr>
          <w:del w:id="290" w:author="jason" w:date="2016-01-09T21:52:00Z"/>
          <w:b w:val="0"/>
          <w:caps w:val="0"/>
          <w:noProof/>
          <w:u w:val="none"/>
          <w:lang w:val="en-US"/>
        </w:rPr>
      </w:pPr>
      <w:del w:id="291" w:author="jason" w:date="2016-01-09T21:52:00Z">
        <w:r w:rsidDel="00343EF7">
          <w:rPr>
            <w:noProof/>
          </w:rPr>
          <w:delText>Appendix D: Standards Mappings</w:delText>
        </w:r>
        <w:r w:rsidDel="00343EF7">
          <w:rPr>
            <w:noProof/>
          </w:rPr>
          <w:tab/>
        </w:r>
        <w:r w:rsidDel="00343EF7">
          <w:rPr>
            <w:b w:val="0"/>
            <w:caps w:val="0"/>
            <w:noProof/>
          </w:rPr>
          <w:fldChar w:fldCharType="begin"/>
        </w:r>
        <w:r w:rsidDel="00343EF7">
          <w:rPr>
            <w:noProof/>
          </w:rPr>
          <w:delInstrText xml:space="preserve"> PAGEREF _Toc438078157 \h </w:delInstrText>
        </w:r>
        <w:r w:rsidDel="00343EF7">
          <w:rPr>
            <w:b w:val="0"/>
            <w:caps w:val="0"/>
            <w:noProof/>
          </w:rPr>
        </w:r>
        <w:r w:rsidDel="00343EF7">
          <w:rPr>
            <w:b w:val="0"/>
            <w:caps w:val="0"/>
            <w:noProof/>
          </w:rPr>
          <w:fldChar w:fldCharType="separate"/>
        </w:r>
        <w:r w:rsidDel="00343EF7">
          <w:rPr>
            <w:noProof/>
          </w:rPr>
          <w:delText>71</w:delText>
        </w:r>
        <w:r w:rsidDel="00343EF7">
          <w:rPr>
            <w:b w:val="0"/>
            <w:caps w:val="0"/>
            <w:noProof/>
          </w:rPr>
          <w:fldChar w:fldCharType="end"/>
        </w:r>
      </w:del>
    </w:p>
    <w:p w14:paraId="38EE47DA" w14:textId="5DA28FAE" w:rsidR="00DF702A" w:rsidRDefault="00347EAF" w:rsidP="00BD5F80">
      <w:del w:id="292" w:author="jason" w:date="2016-01-09T21:52:00Z">
        <w:r w:rsidDel="00343EF7">
          <w:fldChar w:fldCharType="end"/>
        </w:r>
      </w:del>
    </w:p>
    <w:p w14:paraId="2847483E" w14:textId="77777777" w:rsidR="00DF702A" w:rsidRDefault="00DF702A" w:rsidP="00BD5F80">
      <w:r>
        <w:lastRenderedPageBreak/>
        <w:br w:type="page"/>
      </w:r>
    </w:p>
    <w:p w14:paraId="51AB4864" w14:textId="77777777" w:rsidR="00DF702A" w:rsidRDefault="00DF702A" w:rsidP="00BD5F80">
      <w:pPr>
        <w:pStyle w:val="Heading1"/>
      </w:pPr>
      <w:bookmarkStart w:id="293" w:name="_Toc440139672"/>
      <w:r>
        <w:lastRenderedPageBreak/>
        <w:t>Acknowledgements</w:t>
      </w:r>
      <w:bookmarkEnd w:id="293"/>
    </w:p>
    <w:p w14:paraId="1539F287" w14:textId="6C4F642B" w:rsidR="0021352C" w:rsidRDefault="0021352C" w:rsidP="0021352C">
      <w:pPr>
        <w:pStyle w:val="Heading2"/>
      </w:pPr>
      <w:r>
        <w:t>About the Standard</w:t>
      </w:r>
    </w:p>
    <w:p w14:paraId="3CC2A95A" w14:textId="485F7589" w:rsidR="0021352C" w:rsidRPr="0021352C" w:rsidRDefault="0021352C" w:rsidP="0021352C">
      <w:r w:rsidRPr="0021352C">
        <w:t xml:space="preserve">The Application Security Verification Standard is a list of </w:t>
      </w:r>
      <w:del w:id="294" w:author="jason" w:date="2016-01-09T21:32:00Z">
        <w:r w:rsidRPr="0021352C" w:rsidDel="005125D7">
          <w:delText xml:space="preserve">application </w:delText>
        </w:r>
      </w:del>
      <w:r w:rsidRPr="0021352C">
        <w:t xml:space="preserve">security requirements </w:t>
      </w:r>
      <w:ins w:id="295" w:author="jason" w:date="2016-01-09T21:38:00Z">
        <w:r w:rsidR="005125D7">
          <w:t xml:space="preserve">and controls </w:t>
        </w:r>
      </w:ins>
      <w:del w:id="296" w:author="jason" w:date="2016-01-09T21:32:00Z">
        <w:r w:rsidRPr="0021352C" w:rsidDel="005125D7">
          <w:delText>or tests that can be used by</w:delText>
        </w:r>
      </w:del>
      <w:ins w:id="297" w:author="jason" w:date="2016-01-09T21:32:00Z">
        <w:r w:rsidR="005125D7">
          <w:t>for</w:t>
        </w:r>
      </w:ins>
      <w:r w:rsidRPr="0021352C">
        <w:t xml:space="preserve"> architects, developers, testers, security professionals, and even consumers to </w:t>
      </w:r>
      <w:ins w:id="298" w:author="jason" w:date="2016-01-09T21:35:00Z">
        <w:r w:rsidR="005125D7">
          <w:t>use in assessing software for good security practices</w:t>
        </w:r>
      </w:ins>
      <w:ins w:id="299" w:author="jason" w:date="2016-01-09T21:36:00Z">
        <w:r w:rsidR="005125D7">
          <w:t>.</w:t>
        </w:r>
      </w:ins>
      <w:del w:id="300" w:author="jason" w:date="2016-01-09T21:36:00Z">
        <w:r w:rsidRPr="0021352C" w:rsidDel="005125D7">
          <w:delText>define what a secure application is.</w:delText>
        </w:r>
      </w:del>
    </w:p>
    <w:p w14:paraId="61D29DC3" w14:textId="77777777" w:rsidR="0021352C" w:rsidRDefault="0021352C" w:rsidP="0021352C">
      <w:pPr>
        <w:pStyle w:val="Heading2"/>
      </w:pPr>
      <w:r>
        <w:t>Copyright and License</w:t>
      </w:r>
    </w:p>
    <w:p w14:paraId="2B8F03C6" w14:textId="77777777" w:rsidR="0021352C" w:rsidRDefault="0021352C" w:rsidP="0021352C">
      <w:r w:rsidRPr="009D317F">
        <w:rPr>
          <w:noProof/>
          <w:lang w:val="en-US"/>
        </w:rPr>
        <w:drawing>
          <wp:anchor distT="0" distB="0" distL="114300" distR="114300" simplePos="0" relativeHeight="251659264" behindDoc="0" locked="0" layoutInCell="0" hidden="0" allowOverlap="0" wp14:anchorId="28909DD2" wp14:editId="4F03416D">
            <wp:simplePos x="0" y="0"/>
            <wp:positionH relativeFrom="margin">
              <wp:posOffset>51435</wp:posOffset>
            </wp:positionH>
            <wp:positionV relativeFrom="paragraph">
              <wp:posOffset>154305</wp:posOffset>
            </wp:positionV>
            <wp:extent cx="1108710" cy="400050"/>
            <wp:effectExtent l="0" t="0" r="8890" b="6350"/>
            <wp:wrapSquare wrapText="bothSides" distT="0" distB="0" distL="114300" distR="114300"/>
            <wp:docPr id="2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
                    <a:srcRect/>
                    <a:stretch>
                      <a:fillRect/>
                    </a:stretch>
                  </pic:blipFill>
                  <pic:spPr>
                    <a:xfrm>
                      <a:off x="0" y="0"/>
                      <a:ext cx="1108710" cy="400050"/>
                    </a:xfrm>
                    <a:prstGeom prst="rect">
                      <a:avLst/>
                    </a:prstGeom>
                    <a:ln/>
                  </pic:spPr>
                </pic:pic>
              </a:graphicData>
            </a:graphic>
          </wp:anchor>
        </w:drawing>
      </w:r>
      <w:r w:rsidRPr="00AA1EE5">
        <w:t xml:space="preserve">Copyright © 2008 – 2015 </w:t>
      </w:r>
      <w:proofErr w:type="gramStart"/>
      <w:r w:rsidRPr="00AA1EE5">
        <w:t>The</w:t>
      </w:r>
      <w:proofErr w:type="gramEnd"/>
      <w:r w:rsidRPr="00AA1EE5">
        <w:t xml:space="preserve"> OWASP Foundation. This document </w:t>
      </w:r>
      <w:proofErr w:type="gramStart"/>
      <w:r w:rsidRPr="00AA1EE5">
        <w:t>is released</w:t>
      </w:r>
      <w:proofErr w:type="gramEnd"/>
      <w:r w:rsidRPr="00AA1EE5">
        <w:t xml:space="preserve"> under the Creative Commons Attribution </w:t>
      </w:r>
      <w:proofErr w:type="spellStart"/>
      <w:r w:rsidRPr="00AA1EE5">
        <w:t>ShareAlike</w:t>
      </w:r>
      <w:proofErr w:type="spellEnd"/>
      <w:r w:rsidRPr="00AA1EE5">
        <w:t xml:space="preserve"> 3.0 license. For any reuse or distribution, you must make clear to others the license terms of this work.</w:t>
      </w:r>
    </w:p>
    <w:p w14:paraId="62833EB0" w14:textId="2A02EF93" w:rsidR="00DF702A" w:rsidRDefault="00DF702A" w:rsidP="00D4309C">
      <w:pPr>
        <w:pStyle w:val="Heading3"/>
      </w:pPr>
      <w:r>
        <w:t xml:space="preserve">Version </w:t>
      </w:r>
      <w:r w:rsidR="00BD4533">
        <w:t>3.0</w:t>
      </w:r>
      <w:r>
        <w:t>, 2015</w:t>
      </w:r>
    </w:p>
    <w:tbl>
      <w:tblPr>
        <w:tblStyle w:val="ListTable3Accent5"/>
        <w:tblW w:w="0" w:type="auto"/>
        <w:tblLook w:val="0420" w:firstRow="1" w:lastRow="0" w:firstColumn="0" w:lastColumn="0" w:noHBand="0" w:noVBand="1"/>
      </w:tblPr>
      <w:tblGrid>
        <w:gridCol w:w="3003"/>
        <w:gridCol w:w="3003"/>
        <w:gridCol w:w="3004"/>
      </w:tblGrid>
      <w:tr w:rsidR="00666757" w14:paraId="00EC11B7" w14:textId="77777777" w:rsidTr="00666757">
        <w:trPr>
          <w:cnfStyle w:val="100000000000" w:firstRow="1" w:lastRow="0" w:firstColumn="0" w:lastColumn="0" w:oddVBand="0" w:evenVBand="0" w:oddHBand="0" w:evenHBand="0" w:firstRowFirstColumn="0" w:firstRowLastColumn="0" w:lastRowFirstColumn="0" w:lastRowLastColumn="0"/>
        </w:trPr>
        <w:tc>
          <w:tcPr>
            <w:tcW w:w="3003" w:type="dxa"/>
          </w:tcPr>
          <w:p w14:paraId="6566878B" w14:textId="01A9B39E" w:rsidR="00666757" w:rsidRDefault="00666757" w:rsidP="00666757">
            <w:pPr>
              <w:spacing w:before="0" w:after="0"/>
            </w:pPr>
            <w:r>
              <w:t>Project Leads</w:t>
            </w:r>
          </w:p>
        </w:tc>
        <w:tc>
          <w:tcPr>
            <w:tcW w:w="3003" w:type="dxa"/>
          </w:tcPr>
          <w:p w14:paraId="296ABD3C" w14:textId="665C548A" w:rsidR="00666757" w:rsidRDefault="00666757" w:rsidP="00666757">
            <w:pPr>
              <w:spacing w:before="0" w:after="0"/>
            </w:pPr>
            <w:r>
              <w:t>Lead Authors</w:t>
            </w:r>
          </w:p>
        </w:tc>
        <w:tc>
          <w:tcPr>
            <w:tcW w:w="3004" w:type="dxa"/>
          </w:tcPr>
          <w:p w14:paraId="7EEA6330" w14:textId="78FD208A" w:rsidR="00666757" w:rsidRDefault="00666757" w:rsidP="00666757">
            <w:pPr>
              <w:spacing w:before="0" w:after="0"/>
            </w:pPr>
            <w:r>
              <w:t>Contributors and Reviewers</w:t>
            </w:r>
          </w:p>
        </w:tc>
      </w:tr>
      <w:tr w:rsidR="00666757" w:rsidRPr="00666757" w14:paraId="44C105F6" w14:textId="77777777" w:rsidTr="00666757">
        <w:trPr>
          <w:cnfStyle w:val="000000100000" w:firstRow="0" w:lastRow="0" w:firstColumn="0" w:lastColumn="0" w:oddVBand="0" w:evenVBand="0" w:oddHBand="1" w:evenHBand="0" w:firstRowFirstColumn="0" w:firstRowLastColumn="0" w:lastRowFirstColumn="0" w:lastRowLastColumn="0"/>
        </w:trPr>
        <w:tc>
          <w:tcPr>
            <w:tcW w:w="3003" w:type="dxa"/>
          </w:tcPr>
          <w:p w14:paraId="04745818" w14:textId="77777777" w:rsidR="00666757" w:rsidRPr="00666757" w:rsidRDefault="00666757" w:rsidP="00666757">
            <w:pPr>
              <w:spacing w:before="0" w:after="0"/>
              <w:rPr>
                <w:sz w:val="20"/>
                <w:szCs w:val="20"/>
              </w:rPr>
            </w:pPr>
            <w:r w:rsidRPr="00666757">
              <w:rPr>
                <w:sz w:val="20"/>
                <w:szCs w:val="20"/>
              </w:rPr>
              <w:t>Andrew van der Stock</w:t>
            </w:r>
          </w:p>
          <w:p w14:paraId="7B7054E5" w14:textId="7E6453A0" w:rsidR="00666757" w:rsidRPr="00666757" w:rsidRDefault="00666757" w:rsidP="00666757">
            <w:pPr>
              <w:spacing w:before="0" w:after="0"/>
              <w:rPr>
                <w:sz w:val="20"/>
                <w:szCs w:val="20"/>
              </w:rPr>
            </w:pPr>
            <w:r w:rsidRPr="00666757">
              <w:rPr>
                <w:sz w:val="20"/>
                <w:szCs w:val="20"/>
              </w:rPr>
              <w:t>Daniel Cuthbert</w:t>
            </w:r>
          </w:p>
        </w:tc>
        <w:tc>
          <w:tcPr>
            <w:tcW w:w="3003" w:type="dxa"/>
          </w:tcPr>
          <w:p w14:paraId="1F75D6F8" w14:textId="58082A58"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p>
        </w:tc>
        <w:tc>
          <w:tcPr>
            <w:tcW w:w="3004" w:type="dxa"/>
          </w:tcPr>
          <w:p w14:paraId="0CD6E7C5" w14:textId="77777777" w:rsidR="00666757" w:rsidRPr="00666757" w:rsidRDefault="00666757" w:rsidP="00666757">
            <w:pPr>
              <w:spacing w:before="0" w:after="0"/>
              <w:rPr>
                <w:sz w:val="20"/>
                <w:szCs w:val="20"/>
              </w:rPr>
            </w:pPr>
            <w:r w:rsidRPr="00666757">
              <w:rPr>
                <w:sz w:val="20"/>
                <w:szCs w:val="20"/>
              </w:rPr>
              <w:t xml:space="preserve">Boy </w:t>
            </w:r>
            <w:proofErr w:type="spellStart"/>
            <w:r w:rsidRPr="00666757">
              <w:rPr>
                <w:sz w:val="20"/>
                <w:szCs w:val="20"/>
              </w:rPr>
              <w:t>Baukema</w:t>
            </w:r>
            <w:proofErr w:type="spellEnd"/>
            <w:r w:rsidRPr="00666757">
              <w:rPr>
                <w:sz w:val="20"/>
                <w:szCs w:val="20"/>
              </w:rPr>
              <w:t xml:space="preserve"> </w:t>
            </w:r>
          </w:p>
          <w:p w14:paraId="2B8625D8" w14:textId="77777777" w:rsidR="00666757" w:rsidRPr="00666757" w:rsidRDefault="00666757" w:rsidP="00666757">
            <w:pPr>
              <w:spacing w:before="0" w:after="0"/>
              <w:rPr>
                <w:sz w:val="20"/>
                <w:szCs w:val="20"/>
              </w:rPr>
            </w:pPr>
            <w:r w:rsidRPr="00666757">
              <w:rPr>
                <w:sz w:val="20"/>
                <w:szCs w:val="20"/>
              </w:rPr>
              <w:t xml:space="preserve">Ari </w:t>
            </w:r>
            <w:proofErr w:type="spellStart"/>
            <w:r w:rsidRPr="00666757">
              <w:rPr>
                <w:sz w:val="20"/>
                <w:szCs w:val="20"/>
              </w:rPr>
              <w:t>Kesäniemi</w:t>
            </w:r>
            <w:proofErr w:type="spellEnd"/>
          </w:p>
          <w:p w14:paraId="54668890" w14:textId="77777777" w:rsidR="00666757" w:rsidRPr="00666757" w:rsidRDefault="00666757" w:rsidP="00666757">
            <w:pPr>
              <w:spacing w:before="0" w:after="0"/>
              <w:rPr>
                <w:sz w:val="20"/>
                <w:szCs w:val="20"/>
              </w:rPr>
            </w:pPr>
            <w:r w:rsidRPr="00666757">
              <w:rPr>
                <w:sz w:val="20"/>
                <w:szCs w:val="20"/>
              </w:rPr>
              <w:t xml:space="preserve">Colin Watson </w:t>
            </w:r>
          </w:p>
          <w:p w14:paraId="7C91E5E2" w14:textId="77777777" w:rsidR="00666757" w:rsidRPr="00666757" w:rsidRDefault="00666757" w:rsidP="00666757">
            <w:pPr>
              <w:spacing w:before="0" w:after="0"/>
              <w:rPr>
                <w:sz w:val="20"/>
                <w:szCs w:val="20"/>
              </w:rPr>
            </w:pPr>
            <w:r w:rsidRPr="00666757">
              <w:rPr>
                <w:sz w:val="20"/>
                <w:szCs w:val="20"/>
              </w:rPr>
              <w:t xml:space="preserve">François-Eric </w:t>
            </w:r>
            <w:proofErr w:type="spellStart"/>
            <w:r w:rsidRPr="00666757">
              <w:rPr>
                <w:sz w:val="20"/>
                <w:szCs w:val="20"/>
              </w:rPr>
              <w:t>Guyomarc’h</w:t>
            </w:r>
            <w:proofErr w:type="spellEnd"/>
          </w:p>
          <w:p w14:paraId="042D0CAF" w14:textId="77777777" w:rsidR="00666757" w:rsidRPr="00666757" w:rsidRDefault="00666757" w:rsidP="00666757">
            <w:pPr>
              <w:spacing w:before="0" w:after="0"/>
              <w:rPr>
                <w:sz w:val="20"/>
                <w:szCs w:val="20"/>
              </w:rPr>
            </w:pPr>
            <w:proofErr w:type="spellStart"/>
            <w:r w:rsidRPr="00666757">
              <w:rPr>
                <w:sz w:val="20"/>
                <w:szCs w:val="20"/>
              </w:rPr>
              <w:t>Cristinel</w:t>
            </w:r>
            <w:proofErr w:type="spellEnd"/>
            <w:r w:rsidRPr="00666757">
              <w:rPr>
                <w:sz w:val="20"/>
                <w:szCs w:val="20"/>
              </w:rPr>
              <w:t xml:space="preserve"> </w:t>
            </w:r>
            <w:proofErr w:type="spellStart"/>
            <w:r w:rsidRPr="00666757">
              <w:rPr>
                <w:sz w:val="20"/>
                <w:szCs w:val="20"/>
              </w:rPr>
              <w:t>Dumitru</w:t>
            </w:r>
            <w:proofErr w:type="spellEnd"/>
            <w:r w:rsidRPr="00666757">
              <w:rPr>
                <w:sz w:val="20"/>
                <w:szCs w:val="20"/>
              </w:rPr>
              <w:t xml:space="preserve"> </w:t>
            </w:r>
          </w:p>
          <w:p w14:paraId="4F4C5989" w14:textId="77777777" w:rsidR="00666757" w:rsidRPr="00666757" w:rsidRDefault="00666757" w:rsidP="00666757">
            <w:pPr>
              <w:spacing w:before="0" w:after="0"/>
              <w:rPr>
                <w:sz w:val="20"/>
                <w:szCs w:val="20"/>
              </w:rPr>
            </w:pPr>
            <w:r w:rsidRPr="00666757">
              <w:rPr>
                <w:sz w:val="20"/>
                <w:szCs w:val="20"/>
              </w:rPr>
              <w:t>James Holland</w:t>
            </w:r>
          </w:p>
          <w:p w14:paraId="3F13ACF1" w14:textId="77777777" w:rsidR="00666757" w:rsidRPr="00666757" w:rsidRDefault="00666757" w:rsidP="00666757">
            <w:pPr>
              <w:spacing w:before="0" w:after="0"/>
              <w:rPr>
                <w:sz w:val="20"/>
                <w:szCs w:val="20"/>
              </w:rPr>
            </w:pPr>
            <w:r w:rsidRPr="00666757">
              <w:rPr>
                <w:sz w:val="20"/>
                <w:szCs w:val="20"/>
              </w:rPr>
              <w:t>Gary Robinson</w:t>
            </w:r>
          </w:p>
          <w:p w14:paraId="70DE8106" w14:textId="77777777" w:rsidR="00666757" w:rsidRPr="00666757" w:rsidRDefault="00666757" w:rsidP="00666757">
            <w:pPr>
              <w:spacing w:before="0" w:after="0"/>
              <w:rPr>
                <w:sz w:val="20"/>
                <w:szCs w:val="20"/>
              </w:rPr>
            </w:pPr>
            <w:r w:rsidRPr="00666757">
              <w:rPr>
                <w:sz w:val="20"/>
                <w:szCs w:val="20"/>
              </w:rPr>
              <w:t xml:space="preserve">Stephen de </w:t>
            </w:r>
            <w:proofErr w:type="spellStart"/>
            <w:r w:rsidRPr="00666757">
              <w:rPr>
                <w:sz w:val="20"/>
                <w:szCs w:val="20"/>
              </w:rPr>
              <w:t>Vries</w:t>
            </w:r>
            <w:proofErr w:type="spellEnd"/>
          </w:p>
          <w:p w14:paraId="2308BD77" w14:textId="77777777" w:rsidR="00666757" w:rsidRPr="00666757" w:rsidRDefault="00666757" w:rsidP="00666757">
            <w:pPr>
              <w:spacing w:before="0" w:after="0"/>
              <w:rPr>
                <w:sz w:val="20"/>
                <w:szCs w:val="20"/>
              </w:rPr>
            </w:pPr>
            <w:r w:rsidRPr="00666757">
              <w:rPr>
                <w:sz w:val="20"/>
                <w:szCs w:val="20"/>
              </w:rPr>
              <w:t>Glenn Ten Cate</w:t>
            </w:r>
          </w:p>
          <w:p w14:paraId="2159427E" w14:textId="77777777" w:rsidR="00666757" w:rsidRPr="00666757" w:rsidRDefault="00666757" w:rsidP="00666757">
            <w:pPr>
              <w:spacing w:before="0" w:after="0"/>
              <w:rPr>
                <w:sz w:val="20"/>
                <w:szCs w:val="20"/>
              </w:rPr>
            </w:pPr>
            <w:r w:rsidRPr="00666757">
              <w:rPr>
                <w:sz w:val="20"/>
                <w:szCs w:val="20"/>
              </w:rPr>
              <w:t>Riccardo Ten Cate</w:t>
            </w:r>
          </w:p>
          <w:p w14:paraId="7858A174" w14:textId="77777777" w:rsidR="00666757" w:rsidRPr="00666757" w:rsidRDefault="00666757" w:rsidP="00666757">
            <w:pPr>
              <w:spacing w:before="0" w:after="0"/>
              <w:rPr>
                <w:sz w:val="20"/>
                <w:szCs w:val="20"/>
              </w:rPr>
            </w:pPr>
            <w:r w:rsidRPr="00666757">
              <w:rPr>
                <w:sz w:val="20"/>
                <w:szCs w:val="20"/>
              </w:rPr>
              <w:t xml:space="preserve">Martin </w:t>
            </w:r>
            <w:proofErr w:type="spellStart"/>
            <w:r w:rsidRPr="00666757">
              <w:rPr>
                <w:sz w:val="20"/>
                <w:szCs w:val="20"/>
              </w:rPr>
              <w:t>Knobloch</w:t>
            </w:r>
            <w:proofErr w:type="spellEnd"/>
          </w:p>
          <w:p w14:paraId="7B36DC7E" w14:textId="77777777" w:rsidR="00666757" w:rsidRPr="00666757" w:rsidRDefault="00666757" w:rsidP="00666757">
            <w:pPr>
              <w:spacing w:before="0" w:after="0"/>
              <w:rPr>
                <w:sz w:val="20"/>
                <w:szCs w:val="20"/>
              </w:rPr>
            </w:pPr>
            <w:proofErr w:type="spellStart"/>
            <w:r w:rsidRPr="00666757">
              <w:rPr>
                <w:sz w:val="20"/>
                <w:szCs w:val="20"/>
              </w:rPr>
              <w:t>Abhinav</w:t>
            </w:r>
            <w:proofErr w:type="spellEnd"/>
            <w:r w:rsidRPr="00666757">
              <w:rPr>
                <w:sz w:val="20"/>
                <w:szCs w:val="20"/>
              </w:rPr>
              <w:t xml:space="preserve"> </w:t>
            </w:r>
            <w:proofErr w:type="spellStart"/>
            <w:r w:rsidRPr="00666757">
              <w:rPr>
                <w:sz w:val="20"/>
                <w:szCs w:val="20"/>
              </w:rPr>
              <w:t>Sejpal</w:t>
            </w:r>
            <w:proofErr w:type="spellEnd"/>
          </w:p>
          <w:p w14:paraId="02B5C9A2" w14:textId="77777777" w:rsidR="00666757" w:rsidRPr="00666757" w:rsidRDefault="00666757" w:rsidP="00666757">
            <w:pPr>
              <w:spacing w:before="0" w:after="0"/>
              <w:rPr>
                <w:sz w:val="20"/>
                <w:szCs w:val="20"/>
              </w:rPr>
            </w:pPr>
            <w:r w:rsidRPr="00666757">
              <w:rPr>
                <w:sz w:val="20"/>
                <w:szCs w:val="20"/>
              </w:rPr>
              <w:t>David Ryan</w:t>
            </w:r>
          </w:p>
          <w:p w14:paraId="13050912" w14:textId="77777777" w:rsidR="00666757" w:rsidRPr="00666757" w:rsidRDefault="00666757" w:rsidP="00666757">
            <w:pPr>
              <w:spacing w:before="0" w:after="0"/>
              <w:rPr>
                <w:sz w:val="20"/>
                <w:szCs w:val="20"/>
              </w:rPr>
            </w:pPr>
            <w:r w:rsidRPr="00666757">
              <w:rPr>
                <w:sz w:val="20"/>
                <w:szCs w:val="20"/>
              </w:rPr>
              <w:t>Steven van der Baan</w:t>
            </w:r>
          </w:p>
          <w:p w14:paraId="4339BA61" w14:textId="77777777" w:rsidR="00666757" w:rsidRPr="00666757" w:rsidRDefault="00666757" w:rsidP="00666757">
            <w:pPr>
              <w:spacing w:before="0" w:after="0"/>
              <w:rPr>
                <w:sz w:val="20"/>
                <w:szCs w:val="20"/>
              </w:rPr>
            </w:pPr>
            <w:r w:rsidRPr="00666757">
              <w:rPr>
                <w:sz w:val="20"/>
                <w:szCs w:val="20"/>
              </w:rPr>
              <w:t>Ryan Dewhurst</w:t>
            </w:r>
          </w:p>
          <w:p w14:paraId="18AFE69E" w14:textId="77777777" w:rsidR="00666757" w:rsidRPr="00666757" w:rsidRDefault="00666757" w:rsidP="00666757">
            <w:pPr>
              <w:spacing w:before="0" w:after="0"/>
              <w:rPr>
                <w:sz w:val="20"/>
                <w:szCs w:val="20"/>
              </w:rPr>
            </w:pPr>
            <w:r w:rsidRPr="00666757">
              <w:rPr>
                <w:sz w:val="20"/>
                <w:szCs w:val="20"/>
              </w:rPr>
              <w:t xml:space="preserve">Raoul </w:t>
            </w:r>
            <w:proofErr w:type="spellStart"/>
            <w:r w:rsidRPr="00666757">
              <w:rPr>
                <w:sz w:val="20"/>
                <w:szCs w:val="20"/>
              </w:rPr>
              <w:t>Endres</w:t>
            </w:r>
            <w:proofErr w:type="spellEnd"/>
          </w:p>
          <w:p w14:paraId="51CAEBFA" w14:textId="77777777" w:rsidR="00666757" w:rsidRDefault="00666757" w:rsidP="00666757">
            <w:pPr>
              <w:spacing w:before="0" w:after="0"/>
              <w:rPr>
                <w:ins w:id="301" w:author="jason" w:date="2016-01-10T13:23:00Z"/>
                <w:sz w:val="20"/>
                <w:szCs w:val="20"/>
              </w:rPr>
            </w:pPr>
            <w:r w:rsidRPr="00666757">
              <w:rPr>
                <w:sz w:val="20"/>
                <w:szCs w:val="20"/>
              </w:rPr>
              <w:t xml:space="preserve">Roberto </w:t>
            </w:r>
            <w:proofErr w:type="spellStart"/>
            <w:r w:rsidRPr="00666757">
              <w:rPr>
                <w:sz w:val="20"/>
                <w:szCs w:val="20"/>
              </w:rPr>
              <w:t>Martelloni</w:t>
            </w:r>
            <w:proofErr w:type="spellEnd"/>
          </w:p>
          <w:p w14:paraId="06C4BE31" w14:textId="70CBAA1D" w:rsidR="00EB086E" w:rsidRPr="00666757" w:rsidRDefault="00EB086E" w:rsidP="00666757">
            <w:pPr>
              <w:spacing w:before="0" w:after="0"/>
              <w:rPr>
                <w:sz w:val="20"/>
                <w:szCs w:val="20"/>
              </w:rPr>
            </w:pPr>
            <w:ins w:id="302" w:author="jason" w:date="2016-01-10T13:23:00Z">
              <w:r>
                <w:rPr>
                  <w:sz w:val="20"/>
                  <w:szCs w:val="20"/>
                </w:rPr>
                <w:t>Jason Morrow</w:t>
              </w:r>
            </w:ins>
          </w:p>
        </w:tc>
      </w:tr>
    </w:tbl>
    <w:p w14:paraId="4BBA7B11" w14:textId="31093FA2" w:rsidR="00DF702A" w:rsidRDefault="00DF702A" w:rsidP="0021352C">
      <w:pPr>
        <w:pStyle w:val="Heading3"/>
        <w:spacing w:before="240"/>
      </w:pPr>
      <w:r>
        <w:t>Version 2.0, 2014</w:t>
      </w:r>
    </w:p>
    <w:tbl>
      <w:tblPr>
        <w:tblStyle w:val="ListTable3Accent5"/>
        <w:tblW w:w="0" w:type="auto"/>
        <w:tblLook w:val="0420" w:firstRow="1" w:lastRow="0" w:firstColumn="0" w:lastColumn="0" w:noHBand="0" w:noVBand="1"/>
      </w:tblPr>
      <w:tblGrid>
        <w:gridCol w:w="3003"/>
        <w:gridCol w:w="3003"/>
        <w:gridCol w:w="3004"/>
      </w:tblGrid>
      <w:tr w:rsidR="00666757" w14:paraId="2D5D7DEA" w14:textId="77777777" w:rsidTr="0021352C">
        <w:trPr>
          <w:cnfStyle w:val="100000000000" w:firstRow="1" w:lastRow="0" w:firstColumn="0" w:lastColumn="0" w:oddVBand="0" w:evenVBand="0" w:oddHBand="0" w:evenHBand="0" w:firstRowFirstColumn="0" w:firstRowLastColumn="0" w:lastRowFirstColumn="0" w:lastRowLastColumn="0"/>
          <w:tblHeader/>
        </w:trPr>
        <w:tc>
          <w:tcPr>
            <w:tcW w:w="3003" w:type="dxa"/>
          </w:tcPr>
          <w:p w14:paraId="492F45A1" w14:textId="77777777" w:rsidR="00666757" w:rsidRDefault="00666757" w:rsidP="00666757">
            <w:pPr>
              <w:spacing w:before="0" w:after="0"/>
            </w:pPr>
            <w:r>
              <w:t>Project Leads</w:t>
            </w:r>
          </w:p>
        </w:tc>
        <w:tc>
          <w:tcPr>
            <w:tcW w:w="3003" w:type="dxa"/>
          </w:tcPr>
          <w:p w14:paraId="358F1D16" w14:textId="77777777" w:rsidR="00666757" w:rsidRDefault="00666757" w:rsidP="00666757">
            <w:pPr>
              <w:spacing w:before="0" w:after="0"/>
            </w:pPr>
            <w:r>
              <w:t>Lead Authors</w:t>
            </w:r>
          </w:p>
        </w:tc>
        <w:tc>
          <w:tcPr>
            <w:tcW w:w="3004" w:type="dxa"/>
          </w:tcPr>
          <w:p w14:paraId="4E5BA889" w14:textId="77777777" w:rsidR="00666757" w:rsidRDefault="00666757" w:rsidP="00666757">
            <w:pPr>
              <w:spacing w:before="0" w:after="0"/>
            </w:pPr>
            <w:r>
              <w:t>Contributors and Reviewers</w:t>
            </w:r>
          </w:p>
        </w:tc>
      </w:tr>
      <w:tr w:rsidR="00666757" w:rsidRPr="00666757" w14:paraId="724645FE" w14:textId="77777777" w:rsidTr="00666757">
        <w:trPr>
          <w:cnfStyle w:val="000000100000" w:firstRow="0" w:lastRow="0" w:firstColumn="0" w:lastColumn="0" w:oddVBand="0" w:evenVBand="0" w:oddHBand="1" w:evenHBand="0" w:firstRowFirstColumn="0" w:firstRowLastColumn="0" w:lastRowFirstColumn="0" w:lastRowLastColumn="0"/>
        </w:trPr>
        <w:tc>
          <w:tcPr>
            <w:tcW w:w="3003" w:type="dxa"/>
          </w:tcPr>
          <w:p w14:paraId="2DBA6C34" w14:textId="77777777" w:rsidR="00666757" w:rsidRPr="00666757" w:rsidRDefault="00666757" w:rsidP="00666757">
            <w:pPr>
              <w:spacing w:before="0" w:after="0"/>
              <w:rPr>
                <w:sz w:val="20"/>
                <w:szCs w:val="20"/>
              </w:rPr>
            </w:pPr>
            <w:r w:rsidRPr="00666757">
              <w:rPr>
                <w:sz w:val="20"/>
                <w:szCs w:val="20"/>
              </w:rPr>
              <w:t>Daniel Cuthbert</w:t>
            </w:r>
            <w:r w:rsidRPr="00666757">
              <w:rPr>
                <w:sz w:val="20"/>
                <w:szCs w:val="20"/>
              </w:rPr>
              <w:tab/>
            </w:r>
          </w:p>
          <w:p w14:paraId="7F12BCB9" w14:textId="63D5CF6B" w:rsidR="00666757" w:rsidRPr="00666757" w:rsidRDefault="00666757" w:rsidP="00666757">
            <w:pPr>
              <w:spacing w:before="0" w:after="0"/>
              <w:rPr>
                <w:sz w:val="20"/>
                <w:szCs w:val="20"/>
              </w:rPr>
            </w:pPr>
            <w:proofErr w:type="spellStart"/>
            <w:r w:rsidRPr="00666757">
              <w:rPr>
                <w:sz w:val="20"/>
                <w:szCs w:val="20"/>
              </w:rPr>
              <w:t>Sahba</w:t>
            </w:r>
            <w:proofErr w:type="spellEnd"/>
            <w:r w:rsidRPr="00666757">
              <w:rPr>
                <w:sz w:val="20"/>
                <w:szCs w:val="20"/>
              </w:rPr>
              <w:t xml:space="preserve"> </w:t>
            </w:r>
            <w:proofErr w:type="spellStart"/>
            <w:r w:rsidRPr="00666757">
              <w:rPr>
                <w:sz w:val="20"/>
                <w:szCs w:val="20"/>
              </w:rPr>
              <w:t>Kazerooni</w:t>
            </w:r>
            <w:proofErr w:type="spellEnd"/>
          </w:p>
        </w:tc>
        <w:tc>
          <w:tcPr>
            <w:tcW w:w="3003" w:type="dxa"/>
          </w:tcPr>
          <w:p w14:paraId="413CD69C"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0CDF129A" w14:textId="5601F0B8" w:rsidR="00666757" w:rsidRPr="00666757" w:rsidRDefault="00666757" w:rsidP="00666757">
            <w:pPr>
              <w:spacing w:before="0" w:after="0"/>
              <w:rPr>
                <w:sz w:val="20"/>
                <w:szCs w:val="20"/>
              </w:rPr>
            </w:pPr>
            <w:r w:rsidRPr="00666757">
              <w:rPr>
                <w:sz w:val="20"/>
                <w:szCs w:val="20"/>
              </w:rPr>
              <w:t>Krishna Raja</w:t>
            </w:r>
          </w:p>
        </w:tc>
        <w:tc>
          <w:tcPr>
            <w:tcW w:w="3004" w:type="dxa"/>
          </w:tcPr>
          <w:p w14:paraId="325D8C41" w14:textId="77777777" w:rsidR="00666757" w:rsidRPr="00666757" w:rsidRDefault="00666757" w:rsidP="00666757">
            <w:pPr>
              <w:spacing w:before="0" w:after="0"/>
              <w:rPr>
                <w:sz w:val="20"/>
                <w:szCs w:val="20"/>
              </w:rPr>
            </w:pPr>
            <w:r w:rsidRPr="00666757">
              <w:rPr>
                <w:sz w:val="20"/>
                <w:szCs w:val="20"/>
              </w:rPr>
              <w:t xml:space="preserve">Antonio </w:t>
            </w:r>
            <w:proofErr w:type="spellStart"/>
            <w:r w:rsidRPr="00666757">
              <w:rPr>
                <w:sz w:val="20"/>
                <w:szCs w:val="20"/>
              </w:rPr>
              <w:t>Fontes</w:t>
            </w:r>
            <w:proofErr w:type="spellEnd"/>
          </w:p>
          <w:p w14:paraId="49DA5CAD"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59222220" w14:textId="77777777" w:rsidR="00666757" w:rsidRPr="00666757" w:rsidRDefault="00666757" w:rsidP="00666757">
            <w:pPr>
              <w:spacing w:before="0" w:after="0"/>
              <w:rPr>
                <w:sz w:val="20"/>
                <w:szCs w:val="20"/>
              </w:rPr>
            </w:pPr>
            <w:r w:rsidRPr="00666757">
              <w:rPr>
                <w:sz w:val="20"/>
                <w:szCs w:val="20"/>
              </w:rPr>
              <w:t>Jeff Sergeant</w:t>
            </w:r>
            <w:r w:rsidRPr="00666757">
              <w:rPr>
                <w:sz w:val="20"/>
                <w:szCs w:val="20"/>
              </w:rPr>
              <w:tab/>
            </w:r>
          </w:p>
          <w:p w14:paraId="0D841832" w14:textId="77777777" w:rsidR="00666757" w:rsidRPr="00666757" w:rsidRDefault="00666757" w:rsidP="00666757">
            <w:pPr>
              <w:spacing w:before="0" w:after="0"/>
              <w:rPr>
                <w:sz w:val="20"/>
                <w:szCs w:val="20"/>
              </w:rPr>
            </w:pPr>
            <w:proofErr w:type="spellStart"/>
            <w:r w:rsidRPr="00666757">
              <w:rPr>
                <w:sz w:val="20"/>
                <w:szCs w:val="20"/>
              </w:rPr>
              <w:t>Pekka</w:t>
            </w:r>
            <w:proofErr w:type="spellEnd"/>
            <w:r w:rsidRPr="00666757">
              <w:rPr>
                <w:sz w:val="20"/>
                <w:szCs w:val="20"/>
              </w:rPr>
              <w:t xml:space="preserve"> </w:t>
            </w:r>
            <w:proofErr w:type="spellStart"/>
            <w:r w:rsidRPr="00666757">
              <w:rPr>
                <w:sz w:val="20"/>
                <w:szCs w:val="20"/>
              </w:rPr>
              <w:t>Sillanpää</w:t>
            </w:r>
            <w:proofErr w:type="spellEnd"/>
          </w:p>
          <w:p w14:paraId="1FA0DF3A" w14:textId="77777777" w:rsidR="00666757" w:rsidRPr="00666757" w:rsidRDefault="00666757" w:rsidP="00666757">
            <w:pPr>
              <w:spacing w:before="0" w:after="0"/>
              <w:rPr>
                <w:sz w:val="20"/>
                <w:szCs w:val="20"/>
              </w:rPr>
            </w:pPr>
            <w:r w:rsidRPr="00666757">
              <w:rPr>
                <w:sz w:val="20"/>
                <w:szCs w:val="20"/>
              </w:rPr>
              <w:t xml:space="preserve">Archangel </w:t>
            </w:r>
            <w:proofErr w:type="spellStart"/>
            <w:r w:rsidRPr="00666757">
              <w:rPr>
                <w:sz w:val="20"/>
                <w:szCs w:val="20"/>
              </w:rPr>
              <w:t>Cuison</w:t>
            </w:r>
            <w:proofErr w:type="spellEnd"/>
            <w:r w:rsidRPr="00666757">
              <w:rPr>
                <w:sz w:val="20"/>
                <w:szCs w:val="20"/>
              </w:rPr>
              <w:tab/>
            </w:r>
          </w:p>
          <w:p w14:paraId="79A07C39" w14:textId="77777777" w:rsidR="00666757" w:rsidRPr="00666757" w:rsidRDefault="00666757" w:rsidP="00666757">
            <w:pPr>
              <w:spacing w:before="0" w:after="0"/>
              <w:rPr>
                <w:sz w:val="20"/>
                <w:szCs w:val="20"/>
              </w:rPr>
            </w:pPr>
            <w:r w:rsidRPr="00666757">
              <w:rPr>
                <w:sz w:val="20"/>
                <w:szCs w:val="20"/>
              </w:rPr>
              <w:t xml:space="preserve">Dr </w:t>
            </w:r>
            <w:proofErr w:type="spellStart"/>
            <w:r w:rsidRPr="00666757">
              <w:rPr>
                <w:sz w:val="20"/>
                <w:szCs w:val="20"/>
              </w:rPr>
              <w:t>Emin</w:t>
            </w:r>
            <w:proofErr w:type="spellEnd"/>
            <w:r w:rsidRPr="00666757">
              <w:rPr>
                <w:sz w:val="20"/>
                <w:szCs w:val="20"/>
              </w:rPr>
              <w:t xml:space="preserve"> </w:t>
            </w:r>
            <w:proofErr w:type="spellStart"/>
            <w:r w:rsidRPr="00666757">
              <w:rPr>
                <w:sz w:val="20"/>
                <w:szCs w:val="20"/>
              </w:rPr>
              <w:t>Tatli</w:t>
            </w:r>
            <w:proofErr w:type="spellEnd"/>
            <w:r w:rsidRPr="00666757">
              <w:rPr>
                <w:sz w:val="20"/>
                <w:szCs w:val="20"/>
              </w:rPr>
              <w:tab/>
            </w:r>
          </w:p>
          <w:p w14:paraId="1CCA93D7" w14:textId="77777777" w:rsidR="00666757" w:rsidRPr="00666757" w:rsidRDefault="00666757" w:rsidP="00666757">
            <w:pPr>
              <w:spacing w:before="0" w:after="0"/>
              <w:rPr>
                <w:sz w:val="20"/>
                <w:szCs w:val="20"/>
              </w:rPr>
            </w:pPr>
            <w:r w:rsidRPr="00666757">
              <w:rPr>
                <w:sz w:val="20"/>
                <w:szCs w:val="20"/>
              </w:rPr>
              <w:t xml:space="preserve">Jerome </w:t>
            </w:r>
            <w:proofErr w:type="spellStart"/>
            <w:r w:rsidRPr="00666757">
              <w:rPr>
                <w:sz w:val="20"/>
                <w:szCs w:val="20"/>
              </w:rPr>
              <w:t>Athias</w:t>
            </w:r>
            <w:proofErr w:type="spellEnd"/>
            <w:r w:rsidRPr="00666757">
              <w:rPr>
                <w:sz w:val="20"/>
                <w:szCs w:val="20"/>
              </w:rPr>
              <w:tab/>
            </w:r>
          </w:p>
          <w:p w14:paraId="22965FC5" w14:textId="77777777" w:rsidR="00666757" w:rsidRPr="00666757" w:rsidRDefault="00666757" w:rsidP="00666757">
            <w:pPr>
              <w:spacing w:before="0" w:after="0"/>
              <w:rPr>
                <w:sz w:val="20"/>
                <w:szCs w:val="20"/>
              </w:rPr>
            </w:pPr>
            <w:proofErr w:type="spellStart"/>
            <w:r w:rsidRPr="00666757">
              <w:rPr>
                <w:sz w:val="20"/>
                <w:szCs w:val="20"/>
              </w:rPr>
              <w:t>Safuat</w:t>
            </w:r>
            <w:proofErr w:type="spellEnd"/>
            <w:r w:rsidRPr="00666757">
              <w:rPr>
                <w:sz w:val="20"/>
                <w:szCs w:val="20"/>
              </w:rPr>
              <w:t xml:space="preserve"> </w:t>
            </w:r>
            <w:proofErr w:type="spellStart"/>
            <w:r w:rsidRPr="00666757">
              <w:rPr>
                <w:sz w:val="20"/>
                <w:szCs w:val="20"/>
              </w:rPr>
              <w:t>Hamdy</w:t>
            </w:r>
            <w:proofErr w:type="spellEnd"/>
          </w:p>
          <w:p w14:paraId="7DE4D909" w14:textId="77777777" w:rsidR="00666757" w:rsidRPr="00666757" w:rsidRDefault="00666757" w:rsidP="00666757">
            <w:pPr>
              <w:spacing w:before="0" w:after="0"/>
              <w:rPr>
                <w:sz w:val="20"/>
                <w:szCs w:val="20"/>
              </w:rPr>
            </w:pPr>
            <w:r w:rsidRPr="00666757">
              <w:rPr>
                <w:sz w:val="20"/>
                <w:szCs w:val="20"/>
              </w:rPr>
              <w:lastRenderedPageBreak/>
              <w:t xml:space="preserve">Ari </w:t>
            </w:r>
            <w:proofErr w:type="spellStart"/>
            <w:r w:rsidRPr="00666757">
              <w:rPr>
                <w:sz w:val="20"/>
                <w:szCs w:val="20"/>
              </w:rPr>
              <w:t>Kesäniemi</w:t>
            </w:r>
            <w:proofErr w:type="spellEnd"/>
            <w:r w:rsidRPr="00666757">
              <w:rPr>
                <w:sz w:val="20"/>
                <w:szCs w:val="20"/>
              </w:rPr>
              <w:tab/>
            </w:r>
          </w:p>
          <w:p w14:paraId="4F67319E" w14:textId="77777777" w:rsidR="00666757" w:rsidRPr="00666757" w:rsidRDefault="00666757" w:rsidP="00666757">
            <w:pPr>
              <w:spacing w:before="0" w:after="0"/>
              <w:rPr>
                <w:sz w:val="20"/>
                <w:szCs w:val="20"/>
              </w:rPr>
            </w:pPr>
            <w:r w:rsidRPr="00666757">
              <w:rPr>
                <w:sz w:val="20"/>
                <w:szCs w:val="20"/>
              </w:rPr>
              <w:t xml:space="preserve">Etienne </w:t>
            </w:r>
            <w:proofErr w:type="spellStart"/>
            <w:r w:rsidRPr="00666757">
              <w:rPr>
                <w:sz w:val="20"/>
                <w:szCs w:val="20"/>
              </w:rPr>
              <w:t>Stalmans</w:t>
            </w:r>
            <w:proofErr w:type="spellEnd"/>
            <w:r w:rsidRPr="00666757">
              <w:rPr>
                <w:sz w:val="20"/>
                <w:szCs w:val="20"/>
              </w:rPr>
              <w:tab/>
            </w:r>
          </w:p>
          <w:p w14:paraId="44E76446" w14:textId="77777777"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r w:rsidRPr="00666757">
              <w:rPr>
                <w:sz w:val="20"/>
                <w:szCs w:val="20"/>
              </w:rPr>
              <w:tab/>
            </w:r>
          </w:p>
          <w:p w14:paraId="7BFE9E27" w14:textId="77777777" w:rsidR="00666757" w:rsidRPr="00666757" w:rsidRDefault="00666757" w:rsidP="00666757">
            <w:pPr>
              <w:spacing w:before="0" w:after="0"/>
              <w:rPr>
                <w:sz w:val="20"/>
                <w:szCs w:val="20"/>
              </w:rPr>
            </w:pPr>
            <w:r w:rsidRPr="00666757">
              <w:rPr>
                <w:sz w:val="20"/>
                <w:szCs w:val="20"/>
              </w:rPr>
              <w:t>Scott Luc</w:t>
            </w:r>
          </w:p>
          <w:p w14:paraId="72063E5E" w14:textId="77777777" w:rsidR="00666757" w:rsidRPr="00666757" w:rsidRDefault="00666757" w:rsidP="00666757">
            <w:pPr>
              <w:spacing w:before="0" w:after="0"/>
              <w:rPr>
                <w:sz w:val="20"/>
                <w:szCs w:val="20"/>
              </w:rPr>
            </w:pPr>
            <w:r w:rsidRPr="00666757">
              <w:rPr>
                <w:sz w:val="20"/>
                <w:szCs w:val="20"/>
              </w:rPr>
              <w:t xml:space="preserve">Boy </w:t>
            </w:r>
            <w:proofErr w:type="spellStart"/>
            <w:r w:rsidRPr="00666757">
              <w:rPr>
                <w:sz w:val="20"/>
                <w:szCs w:val="20"/>
              </w:rPr>
              <w:t>Baukema</w:t>
            </w:r>
            <w:proofErr w:type="spellEnd"/>
            <w:r w:rsidRPr="00666757">
              <w:rPr>
                <w:sz w:val="20"/>
                <w:szCs w:val="20"/>
              </w:rPr>
              <w:tab/>
            </w:r>
          </w:p>
          <w:p w14:paraId="74939441" w14:textId="77777777" w:rsidR="00666757" w:rsidRPr="00666757" w:rsidRDefault="00666757" w:rsidP="00666757">
            <w:pPr>
              <w:spacing w:before="0" w:after="0"/>
              <w:rPr>
                <w:sz w:val="20"/>
                <w:szCs w:val="20"/>
              </w:rPr>
            </w:pPr>
            <w:r w:rsidRPr="00666757">
              <w:rPr>
                <w:sz w:val="20"/>
                <w:szCs w:val="20"/>
              </w:rPr>
              <w:t xml:space="preserve">Evan </w:t>
            </w:r>
            <w:proofErr w:type="spellStart"/>
            <w:r w:rsidRPr="00666757">
              <w:rPr>
                <w:sz w:val="20"/>
                <w:szCs w:val="20"/>
              </w:rPr>
              <w:t>Gaustad</w:t>
            </w:r>
            <w:proofErr w:type="spellEnd"/>
            <w:r w:rsidRPr="00666757">
              <w:rPr>
                <w:sz w:val="20"/>
                <w:szCs w:val="20"/>
              </w:rPr>
              <w:tab/>
            </w:r>
          </w:p>
          <w:p w14:paraId="5CAB8868" w14:textId="77777777" w:rsidR="00666757" w:rsidRPr="00666757" w:rsidRDefault="00666757" w:rsidP="00666757">
            <w:pPr>
              <w:spacing w:before="0" w:after="0"/>
              <w:rPr>
                <w:sz w:val="20"/>
                <w:szCs w:val="20"/>
              </w:rPr>
            </w:pPr>
            <w:proofErr w:type="spellStart"/>
            <w:r w:rsidRPr="00666757">
              <w:rPr>
                <w:sz w:val="20"/>
                <w:szCs w:val="20"/>
              </w:rPr>
              <w:t>Mait</w:t>
            </w:r>
            <w:proofErr w:type="spellEnd"/>
            <w:r w:rsidRPr="00666757">
              <w:rPr>
                <w:sz w:val="20"/>
                <w:szCs w:val="20"/>
              </w:rPr>
              <w:t xml:space="preserve"> </w:t>
            </w:r>
            <w:proofErr w:type="spellStart"/>
            <w:r w:rsidRPr="00666757">
              <w:rPr>
                <w:sz w:val="20"/>
                <w:szCs w:val="20"/>
              </w:rPr>
              <w:t>Peekma</w:t>
            </w:r>
            <w:proofErr w:type="spellEnd"/>
            <w:r w:rsidRPr="00666757">
              <w:rPr>
                <w:sz w:val="20"/>
                <w:szCs w:val="20"/>
              </w:rPr>
              <w:tab/>
            </w:r>
          </w:p>
          <w:p w14:paraId="588B4797" w14:textId="3B9CF54B" w:rsidR="00666757" w:rsidRPr="00666757" w:rsidRDefault="00666757" w:rsidP="00666757">
            <w:pPr>
              <w:spacing w:before="0" w:after="0"/>
              <w:rPr>
                <w:sz w:val="20"/>
                <w:szCs w:val="20"/>
              </w:rPr>
            </w:pPr>
            <w:r w:rsidRPr="00666757">
              <w:rPr>
                <w:sz w:val="20"/>
                <w:szCs w:val="20"/>
              </w:rPr>
              <w:t xml:space="preserve">Sebastien </w:t>
            </w:r>
            <w:proofErr w:type="spellStart"/>
            <w:r w:rsidRPr="00666757">
              <w:rPr>
                <w:sz w:val="20"/>
                <w:szCs w:val="20"/>
              </w:rPr>
              <w:t>Deleersnyder</w:t>
            </w:r>
            <w:proofErr w:type="spellEnd"/>
          </w:p>
        </w:tc>
      </w:tr>
    </w:tbl>
    <w:p w14:paraId="209E4525" w14:textId="549DE01C" w:rsidR="00DF702A" w:rsidRDefault="00DF702A" w:rsidP="0021352C">
      <w:pPr>
        <w:pStyle w:val="Heading3"/>
        <w:spacing w:before="240"/>
      </w:pPr>
      <w:r>
        <w:lastRenderedPageBreak/>
        <w:t>Version 1.0</w:t>
      </w:r>
      <w:r w:rsidR="0021352C">
        <w:t>,</w:t>
      </w:r>
      <w:r>
        <w:t xml:space="preserve"> 2009</w:t>
      </w:r>
    </w:p>
    <w:tbl>
      <w:tblPr>
        <w:tblStyle w:val="ListTable3Accent5"/>
        <w:tblW w:w="0" w:type="auto"/>
        <w:tblLook w:val="0420" w:firstRow="1" w:lastRow="0" w:firstColumn="0" w:lastColumn="0" w:noHBand="0" w:noVBand="1"/>
      </w:tblPr>
      <w:tblGrid>
        <w:gridCol w:w="3003"/>
        <w:gridCol w:w="3003"/>
        <w:gridCol w:w="3004"/>
      </w:tblGrid>
      <w:tr w:rsidR="00666757" w14:paraId="6EDBFECB" w14:textId="77777777" w:rsidTr="00666757">
        <w:trPr>
          <w:cnfStyle w:val="100000000000" w:firstRow="1" w:lastRow="0" w:firstColumn="0" w:lastColumn="0" w:oddVBand="0" w:evenVBand="0" w:oddHBand="0" w:evenHBand="0" w:firstRowFirstColumn="0" w:firstRowLastColumn="0" w:lastRowFirstColumn="0" w:lastRowLastColumn="0"/>
        </w:trPr>
        <w:tc>
          <w:tcPr>
            <w:tcW w:w="3003" w:type="dxa"/>
          </w:tcPr>
          <w:p w14:paraId="01AF93C9" w14:textId="77777777" w:rsidR="00666757" w:rsidRDefault="00666757" w:rsidP="00666757">
            <w:pPr>
              <w:spacing w:before="0" w:after="0"/>
            </w:pPr>
            <w:r>
              <w:t>Project Leads</w:t>
            </w:r>
          </w:p>
        </w:tc>
        <w:tc>
          <w:tcPr>
            <w:tcW w:w="3003" w:type="dxa"/>
          </w:tcPr>
          <w:p w14:paraId="47C538AC" w14:textId="77777777" w:rsidR="00666757" w:rsidRDefault="00666757" w:rsidP="00666757">
            <w:pPr>
              <w:spacing w:before="0" w:after="0"/>
            </w:pPr>
            <w:r>
              <w:t>Lead Authors</w:t>
            </w:r>
          </w:p>
        </w:tc>
        <w:tc>
          <w:tcPr>
            <w:tcW w:w="3004" w:type="dxa"/>
          </w:tcPr>
          <w:p w14:paraId="741BF03B" w14:textId="77777777" w:rsidR="00666757" w:rsidRDefault="00666757" w:rsidP="00666757">
            <w:pPr>
              <w:spacing w:before="0" w:after="0"/>
            </w:pPr>
            <w:r>
              <w:t>Contributors and Reviewers</w:t>
            </w:r>
          </w:p>
        </w:tc>
      </w:tr>
      <w:tr w:rsidR="00666757" w:rsidRPr="00666757" w14:paraId="6F84E5D6" w14:textId="77777777" w:rsidTr="00666757">
        <w:trPr>
          <w:cnfStyle w:val="000000100000" w:firstRow="0" w:lastRow="0" w:firstColumn="0" w:lastColumn="0" w:oddVBand="0" w:evenVBand="0" w:oddHBand="1" w:evenHBand="0" w:firstRowFirstColumn="0" w:firstRowLastColumn="0" w:lastRowFirstColumn="0" w:lastRowLastColumn="0"/>
        </w:trPr>
        <w:tc>
          <w:tcPr>
            <w:tcW w:w="3003" w:type="dxa"/>
          </w:tcPr>
          <w:p w14:paraId="5F8CAED2" w14:textId="77777777" w:rsidR="00666757" w:rsidRPr="00666757" w:rsidRDefault="00666757" w:rsidP="00666757">
            <w:pPr>
              <w:spacing w:before="0" w:after="0"/>
              <w:rPr>
                <w:sz w:val="20"/>
                <w:szCs w:val="20"/>
              </w:rPr>
            </w:pPr>
            <w:r w:rsidRPr="00666757">
              <w:rPr>
                <w:sz w:val="20"/>
                <w:szCs w:val="20"/>
              </w:rPr>
              <w:t xml:space="preserve">Mike </w:t>
            </w:r>
            <w:proofErr w:type="spellStart"/>
            <w:r w:rsidRPr="00666757">
              <w:rPr>
                <w:sz w:val="20"/>
                <w:szCs w:val="20"/>
              </w:rPr>
              <w:t>Boberski</w:t>
            </w:r>
            <w:proofErr w:type="spellEnd"/>
            <w:r w:rsidRPr="00666757">
              <w:rPr>
                <w:sz w:val="20"/>
                <w:szCs w:val="20"/>
              </w:rPr>
              <w:tab/>
            </w:r>
          </w:p>
          <w:p w14:paraId="331B8967" w14:textId="77777777" w:rsidR="00666757" w:rsidRPr="00666757" w:rsidRDefault="00666757" w:rsidP="00666757">
            <w:pPr>
              <w:spacing w:before="0" w:after="0"/>
              <w:rPr>
                <w:sz w:val="20"/>
                <w:szCs w:val="20"/>
              </w:rPr>
            </w:pPr>
            <w:r w:rsidRPr="00666757">
              <w:rPr>
                <w:sz w:val="20"/>
                <w:szCs w:val="20"/>
              </w:rPr>
              <w:t>Jeff Williams</w:t>
            </w:r>
            <w:r w:rsidRPr="00666757">
              <w:rPr>
                <w:sz w:val="20"/>
                <w:szCs w:val="20"/>
              </w:rPr>
              <w:tab/>
            </w:r>
          </w:p>
          <w:p w14:paraId="5F64F3B3" w14:textId="42730976" w:rsidR="00666757" w:rsidRPr="00666757" w:rsidRDefault="00666757" w:rsidP="00666757">
            <w:pPr>
              <w:spacing w:before="0" w:after="0"/>
              <w:rPr>
                <w:sz w:val="20"/>
                <w:szCs w:val="20"/>
              </w:rPr>
            </w:pPr>
            <w:r w:rsidRPr="00666757">
              <w:rPr>
                <w:sz w:val="20"/>
                <w:szCs w:val="20"/>
              </w:rPr>
              <w:t xml:space="preserve">Dave </w:t>
            </w:r>
            <w:proofErr w:type="spellStart"/>
            <w:r w:rsidRPr="00666757">
              <w:rPr>
                <w:sz w:val="20"/>
                <w:szCs w:val="20"/>
              </w:rPr>
              <w:t>Wichers</w:t>
            </w:r>
            <w:proofErr w:type="spellEnd"/>
          </w:p>
        </w:tc>
        <w:tc>
          <w:tcPr>
            <w:tcW w:w="3003" w:type="dxa"/>
          </w:tcPr>
          <w:p w14:paraId="3EE60B9E" w14:textId="77777777"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p>
        </w:tc>
        <w:tc>
          <w:tcPr>
            <w:tcW w:w="3004" w:type="dxa"/>
          </w:tcPr>
          <w:p w14:paraId="57D37660"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66712C05" w14:textId="77777777" w:rsidR="00666757" w:rsidRPr="00666757" w:rsidRDefault="00666757" w:rsidP="00666757">
            <w:pPr>
              <w:spacing w:before="0" w:after="0"/>
              <w:rPr>
                <w:sz w:val="20"/>
                <w:szCs w:val="20"/>
              </w:rPr>
            </w:pPr>
            <w:proofErr w:type="spellStart"/>
            <w:r w:rsidRPr="00666757">
              <w:rPr>
                <w:sz w:val="20"/>
                <w:szCs w:val="20"/>
              </w:rPr>
              <w:t>Dr.</w:t>
            </w:r>
            <w:proofErr w:type="spellEnd"/>
            <w:r w:rsidRPr="00666757">
              <w:rPr>
                <w:sz w:val="20"/>
                <w:szCs w:val="20"/>
              </w:rPr>
              <w:t xml:space="preserve"> </w:t>
            </w:r>
            <w:proofErr w:type="spellStart"/>
            <w:r w:rsidRPr="00666757">
              <w:rPr>
                <w:sz w:val="20"/>
                <w:szCs w:val="20"/>
              </w:rPr>
              <w:t>Sarbari</w:t>
            </w:r>
            <w:proofErr w:type="spellEnd"/>
            <w:r w:rsidRPr="00666757">
              <w:rPr>
                <w:sz w:val="20"/>
                <w:szCs w:val="20"/>
              </w:rPr>
              <w:t xml:space="preserve"> Gupta</w:t>
            </w:r>
            <w:r w:rsidRPr="00666757">
              <w:rPr>
                <w:sz w:val="20"/>
                <w:szCs w:val="20"/>
              </w:rPr>
              <w:tab/>
            </w:r>
          </w:p>
          <w:p w14:paraId="1EB2B248" w14:textId="77777777" w:rsidR="00666757" w:rsidRPr="00666757" w:rsidRDefault="00666757" w:rsidP="00666757">
            <w:pPr>
              <w:spacing w:before="0" w:after="0"/>
              <w:rPr>
                <w:sz w:val="20"/>
                <w:szCs w:val="20"/>
              </w:rPr>
            </w:pPr>
            <w:r w:rsidRPr="00666757">
              <w:rPr>
                <w:sz w:val="20"/>
                <w:szCs w:val="20"/>
              </w:rPr>
              <w:t>John Steven</w:t>
            </w:r>
            <w:r w:rsidRPr="00666757">
              <w:rPr>
                <w:sz w:val="20"/>
                <w:szCs w:val="20"/>
              </w:rPr>
              <w:tab/>
            </w:r>
          </w:p>
          <w:p w14:paraId="486E2E4D" w14:textId="77777777" w:rsidR="00666757" w:rsidRPr="00666757" w:rsidRDefault="00666757" w:rsidP="00666757">
            <w:pPr>
              <w:spacing w:before="0" w:after="0"/>
              <w:rPr>
                <w:sz w:val="20"/>
                <w:szCs w:val="20"/>
              </w:rPr>
            </w:pPr>
            <w:r w:rsidRPr="00666757">
              <w:rPr>
                <w:sz w:val="20"/>
                <w:szCs w:val="20"/>
              </w:rPr>
              <w:t xml:space="preserve">Pierre </w:t>
            </w:r>
            <w:proofErr w:type="spellStart"/>
            <w:r w:rsidRPr="00666757">
              <w:rPr>
                <w:sz w:val="20"/>
                <w:szCs w:val="20"/>
              </w:rPr>
              <w:t>Parrend</w:t>
            </w:r>
            <w:proofErr w:type="spellEnd"/>
          </w:p>
          <w:p w14:paraId="45F31803" w14:textId="77777777" w:rsidR="00666757" w:rsidRPr="00666757" w:rsidRDefault="00666757" w:rsidP="00666757">
            <w:pPr>
              <w:spacing w:before="0" w:after="0"/>
              <w:rPr>
                <w:sz w:val="20"/>
                <w:szCs w:val="20"/>
              </w:rPr>
            </w:pPr>
            <w:r w:rsidRPr="00666757">
              <w:rPr>
                <w:sz w:val="20"/>
                <w:szCs w:val="20"/>
              </w:rPr>
              <w:t>Barry Boyd</w:t>
            </w:r>
          </w:p>
          <w:p w14:paraId="19ED1557" w14:textId="77777777" w:rsidR="00666757" w:rsidRPr="00666757" w:rsidRDefault="00666757" w:rsidP="00666757">
            <w:pPr>
              <w:spacing w:before="0" w:after="0"/>
              <w:rPr>
                <w:sz w:val="20"/>
                <w:szCs w:val="20"/>
              </w:rPr>
            </w:pPr>
            <w:proofErr w:type="spellStart"/>
            <w:r w:rsidRPr="00666757">
              <w:rPr>
                <w:sz w:val="20"/>
                <w:szCs w:val="20"/>
              </w:rPr>
              <w:t>Dr.</w:t>
            </w:r>
            <w:proofErr w:type="spellEnd"/>
            <w:r w:rsidRPr="00666757">
              <w:rPr>
                <w:sz w:val="20"/>
                <w:szCs w:val="20"/>
              </w:rPr>
              <w:t xml:space="preserve"> Thomas Braun</w:t>
            </w:r>
            <w:r w:rsidRPr="00666757">
              <w:rPr>
                <w:sz w:val="20"/>
                <w:szCs w:val="20"/>
              </w:rPr>
              <w:tab/>
            </w:r>
          </w:p>
          <w:p w14:paraId="375873D0" w14:textId="77777777" w:rsidR="00666757" w:rsidRPr="00666757" w:rsidRDefault="00666757" w:rsidP="00666757">
            <w:pPr>
              <w:spacing w:before="0" w:after="0"/>
              <w:rPr>
                <w:sz w:val="20"/>
                <w:szCs w:val="20"/>
              </w:rPr>
            </w:pPr>
            <w:r w:rsidRPr="00666757">
              <w:rPr>
                <w:sz w:val="20"/>
                <w:szCs w:val="20"/>
              </w:rPr>
              <w:t>Ken Huang</w:t>
            </w:r>
            <w:r w:rsidRPr="00666757">
              <w:rPr>
                <w:sz w:val="20"/>
                <w:szCs w:val="20"/>
              </w:rPr>
              <w:tab/>
            </w:r>
          </w:p>
          <w:p w14:paraId="575FB7CC" w14:textId="77777777" w:rsidR="00666757" w:rsidRPr="00666757" w:rsidRDefault="00666757" w:rsidP="00666757">
            <w:pPr>
              <w:spacing w:before="0" w:after="0"/>
              <w:rPr>
                <w:sz w:val="20"/>
                <w:szCs w:val="20"/>
              </w:rPr>
            </w:pPr>
            <w:r w:rsidRPr="00666757">
              <w:rPr>
                <w:sz w:val="20"/>
                <w:szCs w:val="20"/>
              </w:rPr>
              <w:t>Richard Campbell</w:t>
            </w:r>
          </w:p>
          <w:p w14:paraId="0E1AE0A8" w14:textId="77777777" w:rsidR="00666757" w:rsidRPr="00666757" w:rsidRDefault="00666757" w:rsidP="00666757">
            <w:pPr>
              <w:spacing w:before="0" w:after="0"/>
              <w:rPr>
                <w:sz w:val="20"/>
                <w:szCs w:val="20"/>
              </w:rPr>
            </w:pPr>
            <w:proofErr w:type="spellStart"/>
            <w:r w:rsidRPr="00666757">
              <w:rPr>
                <w:sz w:val="20"/>
                <w:szCs w:val="20"/>
              </w:rPr>
              <w:t>Bedirhan</w:t>
            </w:r>
            <w:proofErr w:type="spellEnd"/>
            <w:r w:rsidRPr="00666757">
              <w:rPr>
                <w:sz w:val="20"/>
                <w:szCs w:val="20"/>
              </w:rPr>
              <w:t xml:space="preserve"> </w:t>
            </w:r>
            <w:proofErr w:type="spellStart"/>
            <w:r w:rsidRPr="00666757">
              <w:rPr>
                <w:sz w:val="20"/>
                <w:szCs w:val="20"/>
              </w:rPr>
              <w:t>Urgun</w:t>
            </w:r>
            <w:proofErr w:type="spellEnd"/>
            <w:r w:rsidRPr="00666757">
              <w:rPr>
                <w:sz w:val="20"/>
                <w:szCs w:val="20"/>
              </w:rPr>
              <w:tab/>
            </w:r>
          </w:p>
          <w:p w14:paraId="382954D0" w14:textId="77777777" w:rsidR="00666757" w:rsidRPr="00666757" w:rsidRDefault="00666757" w:rsidP="00666757">
            <w:pPr>
              <w:spacing w:before="0" w:after="0"/>
              <w:rPr>
                <w:sz w:val="20"/>
                <w:szCs w:val="20"/>
              </w:rPr>
            </w:pPr>
            <w:proofErr w:type="spellStart"/>
            <w:r w:rsidRPr="00666757">
              <w:rPr>
                <w:sz w:val="20"/>
                <w:szCs w:val="20"/>
              </w:rPr>
              <w:t>Eoin</w:t>
            </w:r>
            <w:proofErr w:type="spellEnd"/>
            <w:r w:rsidRPr="00666757">
              <w:rPr>
                <w:sz w:val="20"/>
                <w:szCs w:val="20"/>
              </w:rPr>
              <w:t xml:space="preserve"> </w:t>
            </w:r>
            <w:proofErr w:type="spellStart"/>
            <w:r w:rsidRPr="00666757">
              <w:rPr>
                <w:sz w:val="20"/>
                <w:szCs w:val="20"/>
              </w:rPr>
              <w:t>Keary</w:t>
            </w:r>
            <w:proofErr w:type="spellEnd"/>
            <w:r w:rsidRPr="00666757">
              <w:rPr>
                <w:sz w:val="20"/>
                <w:szCs w:val="20"/>
              </w:rPr>
              <w:tab/>
            </w:r>
          </w:p>
          <w:p w14:paraId="24A789DA" w14:textId="77777777" w:rsidR="00666757" w:rsidRPr="00666757" w:rsidRDefault="00666757" w:rsidP="00666757">
            <w:pPr>
              <w:spacing w:before="0" w:after="0"/>
              <w:rPr>
                <w:sz w:val="20"/>
                <w:szCs w:val="20"/>
              </w:rPr>
            </w:pPr>
            <w:proofErr w:type="spellStart"/>
            <w:r w:rsidRPr="00666757">
              <w:rPr>
                <w:sz w:val="20"/>
                <w:szCs w:val="20"/>
              </w:rPr>
              <w:t>Ketan</w:t>
            </w:r>
            <w:proofErr w:type="spellEnd"/>
            <w:r w:rsidRPr="00666757">
              <w:rPr>
                <w:sz w:val="20"/>
                <w:szCs w:val="20"/>
              </w:rPr>
              <w:t xml:space="preserve"> </w:t>
            </w:r>
            <w:proofErr w:type="spellStart"/>
            <w:r w:rsidRPr="00666757">
              <w:rPr>
                <w:sz w:val="20"/>
                <w:szCs w:val="20"/>
              </w:rPr>
              <w:t>Dilipkumar</w:t>
            </w:r>
            <w:proofErr w:type="spellEnd"/>
            <w:r w:rsidRPr="00666757">
              <w:rPr>
                <w:sz w:val="20"/>
                <w:szCs w:val="20"/>
              </w:rPr>
              <w:t xml:space="preserve"> Vyas</w:t>
            </w:r>
            <w:r w:rsidRPr="00666757">
              <w:rPr>
                <w:sz w:val="20"/>
                <w:szCs w:val="20"/>
              </w:rPr>
              <w:tab/>
            </w:r>
          </w:p>
          <w:p w14:paraId="4A604550" w14:textId="77777777" w:rsidR="00666757" w:rsidRPr="00666757" w:rsidRDefault="00666757" w:rsidP="00666757">
            <w:pPr>
              <w:spacing w:before="0" w:after="0"/>
              <w:rPr>
                <w:sz w:val="20"/>
                <w:szCs w:val="20"/>
              </w:rPr>
            </w:pPr>
            <w:r w:rsidRPr="00666757">
              <w:rPr>
                <w:sz w:val="20"/>
                <w:szCs w:val="20"/>
              </w:rPr>
              <w:t>Scott Matsumoto</w:t>
            </w:r>
          </w:p>
          <w:p w14:paraId="6A4FF516"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187A43D5" w14:textId="77777777" w:rsidR="00666757" w:rsidRPr="00666757" w:rsidRDefault="00666757" w:rsidP="00666757">
            <w:pPr>
              <w:spacing w:before="0" w:after="0"/>
              <w:rPr>
                <w:sz w:val="20"/>
                <w:szCs w:val="20"/>
              </w:rPr>
            </w:pPr>
            <w:proofErr w:type="spellStart"/>
            <w:r w:rsidRPr="00666757">
              <w:rPr>
                <w:sz w:val="20"/>
                <w:szCs w:val="20"/>
              </w:rPr>
              <w:t>Gaurang</w:t>
            </w:r>
            <w:proofErr w:type="spellEnd"/>
            <w:r w:rsidRPr="00666757">
              <w:rPr>
                <w:sz w:val="20"/>
                <w:szCs w:val="20"/>
              </w:rPr>
              <w:t xml:space="preserve"> Shah</w:t>
            </w:r>
            <w:r w:rsidRPr="00666757">
              <w:rPr>
                <w:sz w:val="20"/>
                <w:szCs w:val="20"/>
              </w:rPr>
              <w:tab/>
            </w:r>
          </w:p>
          <w:p w14:paraId="2588F901" w14:textId="77777777" w:rsidR="00666757" w:rsidRPr="00666757" w:rsidRDefault="00666757" w:rsidP="00666757">
            <w:pPr>
              <w:spacing w:before="0" w:after="0"/>
              <w:rPr>
                <w:sz w:val="20"/>
                <w:szCs w:val="20"/>
              </w:rPr>
            </w:pPr>
            <w:r w:rsidRPr="00666757">
              <w:rPr>
                <w:sz w:val="20"/>
                <w:szCs w:val="20"/>
              </w:rPr>
              <w:t>Liz Fong</w:t>
            </w:r>
            <w:r w:rsidRPr="00666757">
              <w:rPr>
                <w:sz w:val="20"/>
                <w:szCs w:val="20"/>
              </w:rPr>
              <w:tab/>
            </w:r>
            <w:proofErr w:type="spellStart"/>
            <w:r w:rsidRPr="00666757">
              <w:rPr>
                <w:sz w:val="20"/>
                <w:szCs w:val="20"/>
              </w:rPr>
              <w:t>Shouvik</w:t>
            </w:r>
            <w:proofErr w:type="spellEnd"/>
            <w:r w:rsidRPr="00666757">
              <w:rPr>
                <w:sz w:val="20"/>
                <w:szCs w:val="20"/>
              </w:rPr>
              <w:t xml:space="preserve"> </w:t>
            </w:r>
            <w:proofErr w:type="spellStart"/>
            <w:r w:rsidRPr="00666757">
              <w:rPr>
                <w:sz w:val="20"/>
                <w:szCs w:val="20"/>
              </w:rPr>
              <w:t>Bardhan</w:t>
            </w:r>
            <w:proofErr w:type="spellEnd"/>
          </w:p>
          <w:p w14:paraId="12C55ECD" w14:textId="77777777" w:rsidR="00666757" w:rsidRPr="00666757" w:rsidRDefault="00666757" w:rsidP="00666757">
            <w:pPr>
              <w:spacing w:before="0" w:after="0"/>
              <w:rPr>
                <w:sz w:val="20"/>
                <w:szCs w:val="20"/>
              </w:rPr>
            </w:pPr>
            <w:r w:rsidRPr="00666757">
              <w:rPr>
                <w:sz w:val="20"/>
                <w:szCs w:val="20"/>
              </w:rPr>
              <w:t>Dan Cornell</w:t>
            </w:r>
            <w:r w:rsidRPr="00666757">
              <w:rPr>
                <w:sz w:val="20"/>
                <w:szCs w:val="20"/>
              </w:rPr>
              <w:tab/>
            </w:r>
          </w:p>
          <w:p w14:paraId="38D2A43B" w14:textId="77777777" w:rsidR="00666757" w:rsidRPr="00666757" w:rsidRDefault="00666757" w:rsidP="00666757">
            <w:pPr>
              <w:spacing w:before="0" w:after="0"/>
              <w:rPr>
                <w:sz w:val="20"/>
                <w:szCs w:val="20"/>
              </w:rPr>
            </w:pPr>
            <w:r w:rsidRPr="00666757">
              <w:rPr>
                <w:sz w:val="20"/>
                <w:szCs w:val="20"/>
              </w:rPr>
              <w:t>George Lawless</w:t>
            </w:r>
            <w:r w:rsidRPr="00666757">
              <w:rPr>
                <w:sz w:val="20"/>
                <w:szCs w:val="20"/>
              </w:rPr>
              <w:tab/>
            </w:r>
          </w:p>
          <w:p w14:paraId="03F34966" w14:textId="77777777" w:rsidR="00666757" w:rsidRPr="00666757" w:rsidRDefault="00666757" w:rsidP="00666757">
            <w:pPr>
              <w:spacing w:before="0" w:after="0"/>
              <w:rPr>
                <w:sz w:val="20"/>
                <w:szCs w:val="20"/>
              </w:rPr>
            </w:pPr>
            <w:proofErr w:type="spellStart"/>
            <w:r w:rsidRPr="00666757">
              <w:rPr>
                <w:sz w:val="20"/>
                <w:szCs w:val="20"/>
              </w:rPr>
              <w:t>Mandeep</w:t>
            </w:r>
            <w:proofErr w:type="spellEnd"/>
            <w:r w:rsidRPr="00666757">
              <w:rPr>
                <w:sz w:val="20"/>
                <w:szCs w:val="20"/>
              </w:rPr>
              <w:t xml:space="preserve"> </w:t>
            </w:r>
            <w:proofErr w:type="spellStart"/>
            <w:r w:rsidRPr="00666757">
              <w:rPr>
                <w:sz w:val="20"/>
                <w:szCs w:val="20"/>
              </w:rPr>
              <w:t>Khera</w:t>
            </w:r>
            <w:proofErr w:type="spellEnd"/>
            <w:r w:rsidRPr="00666757">
              <w:rPr>
                <w:sz w:val="20"/>
                <w:szCs w:val="20"/>
              </w:rPr>
              <w:t xml:space="preserve"> </w:t>
            </w:r>
            <w:r w:rsidRPr="00666757">
              <w:rPr>
                <w:sz w:val="20"/>
                <w:szCs w:val="20"/>
              </w:rPr>
              <w:tab/>
            </w:r>
          </w:p>
          <w:p w14:paraId="275378FE" w14:textId="77777777" w:rsidR="00666757" w:rsidRPr="00666757" w:rsidRDefault="00666757" w:rsidP="00666757">
            <w:pPr>
              <w:spacing w:before="0" w:after="0"/>
              <w:rPr>
                <w:sz w:val="20"/>
                <w:szCs w:val="20"/>
              </w:rPr>
            </w:pPr>
            <w:r w:rsidRPr="00666757">
              <w:rPr>
                <w:sz w:val="20"/>
                <w:szCs w:val="20"/>
              </w:rPr>
              <w:t xml:space="preserve">Stan </w:t>
            </w:r>
            <w:proofErr w:type="spellStart"/>
            <w:r w:rsidRPr="00666757">
              <w:rPr>
                <w:sz w:val="20"/>
                <w:szCs w:val="20"/>
              </w:rPr>
              <w:t>Wisseman</w:t>
            </w:r>
            <w:proofErr w:type="spellEnd"/>
          </w:p>
          <w:p w14:paraId="48555ED2" w14:textId="77777777" w:rsidR="00666757" w:rsidRPr="00666757" w:rsidRDefault="00666757" w:rsidP="00666757">
            <w:pPr>
              <w:spacing w:before="0" w:after="0"/>
              <w:rPr>
                <w:sz w:val="20"/>
                <w:szCs w:val="20"/>
              </w:rPr>
            </w:pPr>
            <w:r w:rsidRPr="00666757">
              <w:rPr>
                <w:sz w:val="20"/>
                <w:szCs w:val="20"/>
              </w:rPr>
              <w:t xml:space="preserve">Dave </w:t>
            </w:r>
            <w:proofErr w:type="spellStart"/>
            <w:r w:rsidRPr="00666757">
              <w:rPr>
                <w:sz w:val="20"/>
                <w:szCs w:val="20"/>
              </w:rPr>
              <w:t>Hausladen</w:t>
            </w:r>
            <w:proofErr w:type="spellEnd"/>
            <w:r w:rsidRPr="00666757">
              <w:rPr>
                <w:sz w:val="20"/>
                <w:szCs w:val="20"/>
              </w:rPr>
              <w:tab/>
            </w:r>
          </w:p>
          <w:p w14:paraId="0E23811F" w14:textId="77777777" w:rsidR="00666757" w:rsidRPr="00666757" w:rsidRDefault="00666757" w:rsidP="00666757">
            <w:pPr>
              <w:spacing w:before="0" w:after="0"/>
              <w:rPr>
                <w:sz w:val="20"/>
                <w:szCs w:val="20"/>
              </w:rPr>
            </w:pPr>
            <w:r w:rsidRPr="00666757">
              <w:rPr>
                <w:sz w:val="20"/>
                <w:szCs w:val="20"/>
              </w:rPr>
              <w:t xml:space="preserve">Jeff </w:t>
            </w:r>
            <w:proofErr w:type="spellStart"/>
            <w:r w:rsidRPr="00666757">
              <w:rPr>
                <w:sz w:val="20"/>
                <w:szCs w:val="20"/>
              </w:rPr>
              <w:t>LoSapio</w:t>
            </w:r>
            <w:proofErr w:type="spellEnd"/>
            <w:r w:rsidRPr="00666757">
              <w:rPr>
                <w:sz w:val="20"/>
                <w:szCs w:val="20"/>
              </w:rPr>
              <w:tab/>
            </w:r>
          </w:p>
          <w:p w14:paraId="031D4C25" w14:textId="77777777" w:rsidR="00666757" w:rsidRPr="00666757" w:rsidRDefault="00666757" w:rsidP="00666757">
            <w:pPr>
              <w:spacing w:before="0" w:after="0"/>
              <w:rPr>
                <w:sz w:val="20"/>
                <w:szCs w:val="20"/>
              </w:rPr>
            </w:pPr>
            <w:r w:rsidRPr="00666757">
              <w:rPr>
                <w:sz w:val="20"/>
                <w:szCs w:val="20"/>
              </w:rPr>
              <w:t xml:space="preserve">Matt </w:t>
            </w:r>
            <w:proofErr w:type="spellStart"/>
            <w:r w:rsidRPr="00666757">
              <w:rPr>
                <w:sz w:val="20"/>
                <w:szCs w:val="20"/>
              </w:rPr>
              <w:t>Presson</w:t>
            </w:r>
            <w:proofErr w:type="spellEnd"/>
            <w:r w:rsidRPr="00666757">
              <w:rPr>
                <w:sz w:val="20"/>
                <w:szCs w:val="20"/>
              </w:rPr>
              <w:tab/>
            </w:r>
          </w:p>
          <w:p w14:paraId="15FEDEAB" w14:textId="77777777" w:rsidR="00666757" w:rsidRPr="00666757" w:rsidRDefault="00666757" w:rsidP="00666757">
            <w:pPr>
              <w:spacing w:before="0" w:after="0"/>
              <w:rPr>
                <w:sz w:val="20"/>
                <w:szCs w:val="20"/>
              </w:rPr>
            </w:pPr>
            <w:r w:rsidRPr="00666757">
              <w:rPr>
                <w:sz w:val="20"/>
                <w:szCs w:val="20"/>
              </w:rPr>
              <w:t xml:space="preserve">Stephen de </w:t>
            </w:r>
            <w:proofErr w:type="spellStart"/>
            <w:r w:rsidRPr="00666757">
              <w:rPr>
                <w:sz w:val="20"/>
                <w:szCs w:val="20"/>
              </w:rPr>
              <w:t>Vries</w:t>
            </w:r>
            <w:proofErr w:type="spellEnd"/>
          </w:p>
          <w:p w14:paraId="6DB0F494" w14:textId="77777777" w:rsidR="00666757" w:rsidRPr="00666757" w:rsidRDefault="00666757" w:rsidP="00666757">
            <w:pPr>
              <w:spacing w:before="0" w:after="0"/>
              <w:rPr>
                <w:sz w:val="20"/>
                <w:szCs w:val="20"/>
              </w:rPr>
            </w:pPr>
            <w:r w:rsidRPr="00666757">
              <w:rPr>
                <w:sz w:val="20"/>
                <w:szCs w:val="20"/>
              </w:rPr>
              <w:t xml:space="preserve">Theodore </w:t>
            </w:r>
            <w:proofErr w:type="spellStart"/>
            <w:r w:rsidRPr="00666757">
              <w:rPr>
                <w:sz w:val="20"/>
                <w:szCs w:val="20"/>
              </w:rPr>
              <w:t>Winograd</w:t>
            </w:r>
            <w:proofErr w:type="spellEnd"/>
          </w:p>
          <w:p w14:paraId="38A3B3EC" w14:textId="77777777" w:rsidR="00666757" w:rsidRPr="00666757" w:rsidRDefault="00666757" w:rsidP="00666757">
            <w:pPr>
              <w:spacing w:before="0" w:after="0"/>
              <w:rPr>
                <w:sz w:val="20"/>
                <w:szCs w:val="20"/>
              </w:rPr>
            </w:pPr>
            <w:r w:rsidRPr="00666757">
              <w:rPr>
                <w:sz w:val="20"/>
                <w:szCs w:val="20"/>
              </w:rPr>
              <w:t>Jeremiah Grossman</w:t>
            </w:r>
            <w:r w:rsidRPr="00666757">
              <w:rPr>
                <w:sz w:val="20"/>
                <w:szCs w:val="20"/>
              </w:rPr>
              <w:tab/>
            </w:r>
          </w:p>
          <w:p w14:paraId="7B3A3CC6" w14:textId="77777777" w:rsidR="00666757" w:rsidRPr="00666757" w:rsidRDefault="00666757" w:rsidP="00666757">
            <w:pPr>
              <w:spacing w:before="0" w:after="0"/>
              <w:rPr>
                <w:sz w:val="20"/>
                <w:szCs w:val="20"/>
              </w:rPr>
            </w:pPr>
            <w:r w:rsidRPr="00666757">
              <w:rPr>
                <w:sz w:val="20"/>
                <w:szCs w:val="20"/>
              </w:rPr>
              <w:t>Nam Nguyen</w:t>
            </w:r>
            <w:r w:rsidRPr="00666757">
              <w:rPr>
                <w:sz w:val="20"/>
                <w:szCs w:val="20"/>
              </w:rPr>
              <w:tab/>
            </w:r>
          </w:p>
          <w:p w14:paraId="043A622F" w14:textId="77777777" w:rsidR="00666757" w:rsidRPr="00666757" w:rsidRDefault="00666757" w:rsidP="00666757">
            <w:pPr>
              <w:spacing w:before="0" w:after="0"/>
              <w:rPr>
                <w:sz w:val="20"/>
                <w:szCs w:val="20"/>
              </w:rPr>
            </w:pPr>
            <w:r w:rsidRPr="00666757">
              <w:rPr>
                <w:sz w:val="20"/>
                <w:szCs w:val="20"/>
              </w:rPr>
              <w:t>Steve Coyle</w:t>
            </w:r>
          </w:p>
          <w:p w14:paraId="4ED54811" w14:textId="77777777" w:rsidR="00666757" w:rsidRPr="00666757" w:rsidRDefault="00666757" w:rsidP="00666757">
            <w:pPr>
              <w:spacing w:before="0" w:after="0"/>
              <w:rPr>
                <w:sz w:val="20"/>
                <w:szCs w:val="20"/>
              </w:rPr>
            </w:pPr>
            <w:r w:rsidRPr="00666757">
              <w:rPr>
                <w:sz w:val="20"/>
                <w:szCs w:val="20"/>
              </w:rPr>
              <w:t>Dave van Stein</w:t>
            </w:r>
            <w:r w:rsidRPr="00666757">
              <w:rPr>
                <w:sz w:val="20"/>
                <w:szCs w:val="20"/>
              </w:rPr>
              <w:tab/>
            </w:r>
          </w:p>
          <w:p w14:paraId="673A8758" w14:textId="77777777" w:rsidR="00666757" w:rsidRPr="00666757" w:rsidRDefault="00666757" w:rsidP="00666757">
            <w:pPr>
              <w:spacing w:before="0" w:after="0"/>
              <w:rPr>
                <w:sz w:val="20"/>
                <w:szCs w:val="20"/>
              </w:rPr>
            </w:pPr>
            <w:r w:rsidRPr="00666757">
              <w:rPr>
                <w:sz w:val="20"/>
                <w:szCs w:val="20"/>
              </w:rPr>
              <w:t>John Martin</w:t>
            </w:r>
            <w:r w:rsidRPr="00666757">
              <w:rPr>
                <w:sz w:val="20"/>
                <w:szCs w:val="20"/>
              </w:rPr>
              <w:tab/>
            </w:r>
          </w:p>
          <w:p w14:paraId="4B672CA2" w14:textId="77777777" w:rsidR="00666757" w:rsidRPr="00666757" w:rsidRDefault="00666757" w:rsidP="00666757">
            <w:pPr>
              <w:spacing w:before="0" w:after="0"/>
              <w:rPr>
                <w:sz w:val="20"/>
                <w:szCs w:val="20"/>
              </w:rPr>
            </w:pPr>
            <w:r w:rsidRPr="00666757">
              <w:rPr>
                <w:sz w:val="20"/>
                <w:szCs w:val="20"/>
              </w:rPr>
              <w:t xml:space="preserve">Paul </w:t>
            </w:r>
            <w:proofErr w:type="spellStart"/>
            <w:r w:rsidRPr="00666757">
              <w:rPr>
                <w:sz w:val="20"/>
                <w:szCs w:val="20"/>
              </w:rPr>
              <w:t>Douthit</w:t>
            </w:r>
            <w:proofErr w:type="spellEnd"/>
            <w:r w:rsidRPr="00666757">
              <w:rPr>
                <w:sz w:val="20"/>
                <w:szCs w:val="20"/>
              </w:rPr>
              <w:tab/>
            </w:r>
          </w:p>
          <w:p w14:paraId="056E321B" w14:textId="502831BF" w:rsidR="00666757" w:rsidRPr="00666757" w:rsidRDefault="00666757" w:rsidP="00666757">
            <w:pPr>
              <w:spacing w:before="0" w:after="0"/>
              <w:rPr>
                <w:sz w:val="20"/>
                <w:szCs w:val="20"/>
              </w:rPr>
            </w:pPr>
            <w:r w:rsidRPr="00666757">
              <w:rPr>
                <w:sz w:val="20"/>
                <w:szCs w:val="20"/>
              </w:rPr>
              <w:t>Terrie Diaz</w:t>
            </w:r>
          </w:p>
        </w:tc>
      </w:tr>
    </w:tbl>
    <w:p w14:paraId="4E61EFB7" w14:textId="77777777" w:rsidR="009B6EC5" w:rsidRDefault="009B6EC5" w:rsidP="00BD5F80"/>
    <w:p w14:paraId="3E0EB44F" w14:textId="77777777" w:rsidR="00AA1EE5" w:rsidRPr="00DF702A" w:rsidRDefault="00AA1EE5" w:rsidP="00BD5F80"/>
    <w:p w14:paraId="45409AE6" w14:textId="77777777" w:rsidR="00AA1EE5" w:rsidRDefault="00AA1EE5" w:rsidP="00BD5F80">
      <w:pPr>
        <w:rPr>
          <w:rFonts w:asciiTheme="majorHAnsi" w:eastAsiaTheme="majorEastAsia" w:hAnsiTheme="majorHAnsi" w:cstheme="majorBidi"/>
          <w:color w:val="2E74B5" w:themeColor="accent1" w:themeShade="BF"/>
          <w:sz w:val="32"/>
          <w:szCs w:val="32"/>
        </w:rPr>
      </w:pPr>
      <w:r>
        <w:br w:type="page"/>
      </w:r>
    </w:p>
    <w:p w14:paraId="2FF243FA" w14:textId="1AEE5BB3" w:rsidR="00AA1EE5" w:rsidRDefault="00AA1EE5" w:rsidP="00BD5F80">
      <w:pPr>
        <w:pStyle w:val="Heading1"/>
      </w:pPr>
      <w:bookmarkStart w:id="303" w:name="_Toc440139673"/>
      <w:r>
        <w:lastRenderedPageBreak/>
        <w:t>Preface</w:t>
      </w:r>
      <w:bookmarkEnd w:id="303"/>
    </w:p>
    <w:p w14:paraId="7CFB6829" w14:textId="504A01A3" w:rsidR="0021352C" w:rsidRDefault="0021352C" w:rsidP="0021352C">
      <w:r>
        <w:t>Welcome to the Application Security Verification Standard (ASVS) version 3.0</w:t>
      </w:r>
      <w:ins w:id="304" w:author="jason" w:date="2016-01-10T13:23:00Z">
        <w:r w:rsidR="00EB086E">
          <w:t>.1</w:t>
        </w:r>
      </w:ins>
      <w:r>
        <w:t>. The ASVS is a community-effort to establish a framework of security requirements and controls that focus on normalising the functional and non-functional security controls required when designing, developing and testing modern web applications.</w:t>
      </w:r>
    </w:p>
    <w:p w14:paraId="53D7D4F8" w14:textId="422DA1A8" w:rsidR="0021352C" w:rsidRDefault="0021352C" w:rsidP="0021352C">
      <w:r>
        <w:t>ASVS v3.0</w:t>
      </w:r>
      <w:ins w:id="305" w:author="jason" w:date="2016-01-10T13:23:00Z">
        <w:r w:rsidR="00EB086E">
          <w:t>.1</w:t>
        </w:r>
      </w:ins>
      <w:r>
        <w:t xml:space="preserve"> is a culmination of community effort and industry feedback. In this release, we felt it was important to qualify the experiences of real world use cases relating to ASVS adoption. This will help newcomers to the standard plan their adoption of the ASVS, whilst assisting existing companies in learning from the experience of others.</w:t>
      </w:r>
    </w:p>
    <w:p w14:paraId="2A704D90" w14:textId="1A121379" w:rsidR="0021352C" w:rsidRDefault="0021352C" w:rsidP="0021352C">
      <w:r>
        <w:t>We expect that there will most likely never be 100% agreement on this standard. Risk analysis is always subjective to some extent, which creates a challenge when attempting to generalize in a one size fits all standard. However, we hope that the latest updates made in this version are a step in the right direction, and respectfully enhance the concepts introduced in this important industry standard.</w:t>
      </w:r>
    </w:p>
    <w:p w14:paraId="308D5A02" w14:textId="6B9F82E5" w:rsidR="0021352C" w:rsidRDefault="0021352C" w:rsidP="0021352C">
      <w:pPr>
        <w:pStyle w:val="Heading2"/>
      </w:pPr>
      <w:proofErr w:type="gramStart"/>
      <w:r>
        <w:t>What’s</w:t>
      </w:r>
      <w:proofErr w:type="gramEnd"/>
      <w:r>
        <w:t xml:space="preserve"> new in 3.0</w:t>
      </w:r>
      <w:ins w:id="306" w:author="jason" w:date="2016-01-10T13:25:00Z">
        <w:r w:rsidR="00EB086E">
          <w:t>.1</w:t>
        </w:r>
      </w:ins>
      <w:r>
        <w:t>?</w:t>
      </w:r>
    </w:p>
    <w:p w14:paraId="39C2CAA1" w14:textId="476634B9" w:rsidR="0021352C" w:rsidRDefault="0021352C" w:rsidP="0021352C">
      <w:r>
        <w:t xml:space="preserve">In version 3.0, we have added several new sections, including Configuration, Web Services, Modern (Client) based applications, to make the </w:t>
      </w:r>
      <w:del w:id="307" w:author="jason" w:date="2016-01-09T21:41:00Z">
        <w:r w:rsidDel="00B6682D">
          <w:delText>S</w:delText>
        </w:r>
      </w:del>
      <w:ins w:id="308" w:author="jason" w:date="2016-01-09T21:41:00Z">
        <w:r w:rsidR="00B6682D">
          <w:t>s</w:t>
        </w:r>
      </w:ins>
      <w:r>
        <w:t xml:space="preserve">tandard more applicable to modern applications, which are commonly responsive applications, with an extensive HTML5 front end or mobile client that calls a common set of RESTful web services using SAML authentication. </w:t>
      </w:r>
    </w:p>
    <w:p w14:paraId="00E45C68" w14:textId="6D0F9F0F" w:rsidR="0021352C" w:rsidRDefault="0021352C" w:rsidP="0021352C">
      <w:r>
        <w:t>We have also de</w:t>
      </w:r>
      <w:r w:rsidR="0070406F">
        <w:t>-</w:t>
      </w:r>
      <w:r>
        <w:t xml:space="preserve">duplicated the standard, for example, to ensure that a mobile developer does not need to re-test the same items multiple times. </w:t>
      </w:r>
    </w:p>
    <w:p w14:paraId="53B9B40F" w14:textId="77777777" w:rsidR="0021352C" w:rsidRDefault="0021352C" w:rsidP="0021352C">
      <w:r>
        <w:t xml:space="preserve">We have provided a mapping to the CWE common weakness enumeration (CWE) dictionary. The CWE mapping can be used to identify information such as likelihood of exploitation, consequence of a successful exploitation and broadly speaking to gain insight on what could go wrong if a security control is not used or implemented effectively and how to mitigate the weakness. </w:t>
      </w:r>
    </w:p>
    <w:p w14:paraId="163D78B9" w14:textId="4B6E26ED" w:rsidR="0021352C" w:rsidRDefault="0021352C" w:rsidP="0021352C">
      <w:r>
        <w:t xml:space="preserve">Lastly, we reached out to the community and held peer review sessions at </w:t>
      </w:r>
      <w:proofErr w:type="spellStart"/>
      <w:r>
        <w:t>AppSec</w:t>
      </w:r>
      <w:proofErr w:type="spellEnd"/>
      <w:r>
        <w:t xml:space="preserve"> EU 2015 and a final working session at </w:t>
      </w:r>
      <w:proofErr w:type="spellStart"/>
      <w:r>
        <w:t>AppSec</w:t>
      </w:r>
      <w:proofErr w:type="spellEnd"/>
      <w:r>
        <w:t xml:space="preserve"> USA 2015 to include a massive amount of community feedback. During peer review, if edits to the meaning of a control changed substantially, we created a new control and deprecated the old one. We have deliberately chosen </w:t>
      </w:r>
      <w:del w:id="309" w:author="jason" w:date="2016-01-09T21:42:00Z">
        <w:r w:rsidDel="00B6682D">
          <w:delText>to not</w:delText>
        </w:r>
      </w:del>
      <w:ins w:id="310" w:author="jason" w:date="2016-01-09T21:42:00Z">
        <w:r w:rsidR="00B6682D">
          <w:t>not to</w:t>
        </w:r>
      </w:ins>
      <w:r>
        <w:t xml:space="preserve"> reuse </w:t>
      </w:r>
      <w:del w:id="311" w:author="jason" w:date="2016-01-09T21:40:00Z">
        <w:r w:rsidDel="00B6682D">
          <w:delText xml:space="preserve">any </w:delText>
        </w:r>
      </w:del>
      <w:r>
        <w:t xml:space="preserve">deprecated control requirements, as this could be a source of confusion. </w:t>
      </w:r>
      <w:del w:id="312" w:author="jason" w:date="2016-01-09T21:43:00Z">
        <w:r w:rsidDel="00B6682D">
          <w:delText>We have provided a</w:delText>
        </w:r>
      </w:del>
      <w:r>
        <w:t xml:space="preserve"> </w:t>
      </w:r>
      <w:ins w:id="313" w:author="jason" w:date="2016-01-09T21:43:00Z">
        <w:r w:rsidR="00B6682D">
          <w:t xml:space="preserve">A </w:t>
        </w:r>
      </w:ins>
      <w:r>
        <w:t xml:space="preserve">comprehensive mapping of what has changed </w:t>
      </w:r>
      <w:ins w:id="314" w:author="jason" w:date="2016-01-09T21:43:00Z">
        <w:r w:rsidR="00B6682D">
          <w:t xml:space="preserve">is available </w:t>
        </w:r>
      </w:ins>
      <w:r>
        <w:t xml:space="preserve">in Appendix A. </w:t>
      </w:r>
    </w:p>
    <w:p w14:paraId="0A84EDB1" w14:textId="17192ADA" w:rsidR="0021352C" w:rsidRDefault="0021352C" w:rsidP="0021352C">
      <w:del w:id="315" w:author="jason" w:date="2016-01-10T13:26:00Z">
        <w:r w:rsidDel="00EB086E">
          <w:delText>Taken together, v</w:delText>
        </w:r>
      </w:del>
      <w:ins w:id="316" w:author="jason" w:date="2016-01-10T13:26:00Z">
        <w:r w:rsidR="00EB086E">
          <w:t xml:space="preserve">Version </w:t>
        </w:r>
      </w:ins>
      <w:r>
        <w:t xml:space="preserve">3.0 is the single largest change to the </w:t>
      </w:r>
      <w:del w:id="317" w:author="jason" w:date="2016-01-09T21:55:00Z">
        <w:r w:rsidDel="00C06F9B">
          <w:delText>S</w:delText>
        </w:r>
      </w:del>
      <w:ins w:id="318" w:author="jason" w:date="2016-01-09T21:55:00Z">
        <w:r w:rsidR="00C06F9B">
          <w:t>s</w:t>
        </w:r>
      </w:ins>
      <w:r>
        <w:t>tandard in its history</w:t>
      </w:r>
      <w:ins w:id="319" w:author="jason" w:date="2016-01-10T13:26:00Z">
        <w:r w:rsidR="00EB086E">
          <w:t xml:space="preserve"> and 3.0.1 makes minor corrections to the initial release</w:t>
        </w:r>
      </w:ins>
      <w:r>
        <w:t>. We hope that you find the update to the standard useful, and use it in ways we can only imagine.</w:t>
      </w:r>
    </w:p>
    <w:p w14:paraId="2878FBA1" w14:textId="524FEDCC" w:rsidR="0021352C" w:rsidRDefault="0021352C" w:rsidP="00273F89">
      <w:pPr>
        <w:pStyle w:val="Heading1"/>
      </w:pPr>
      <w:bookmarkStart w:id="320" w:name="_Toc440139674"/>
      <w:r w:rsidRPr="0021352C">
        <w:lastRenderedPageBreak/>
        <w:t>Using the Application Security Verification Standard</w:t>
      </w:r>
      <w:bookmarkEnd w:id="320"/>
    </w:p>
    <w:p w14:paraId="2FC15703" w14:textId="77777777" w:rsidR="0021352C" w:rsidRDefault="0021352C" w:rsidP="0021352C">
      <w:r>
        <w:t xml:space="preserve">ASVS has two main goals: </w:t>
      </w:r>
    </w:p>
    <w:p w14:paraId="2733DB0B" w14:textId="3A8363CC" w:rsidR="0021352C" w:rsidRDefault="0021352C" w:rsidP="009D1F1E">
      <w:pPr>
        <w:pStyle w:val="ListParagraph"/>
        <w:numPr>
          <w:ilvl w:val="0"/>
          <w:numId w:val="4"/>
        </w:numPr>
      </w:pPr>
      <w:del w:id="321" w:author="jason" w:date="2016-01-09T21:45:00Z">
        <w:r w:rsidDel="00B6682D">
          <w:delText>to h</w:delText>
        </w:r>
      </w:del>
      <w:ins w:id="322" w:author="jason" w:date="2016-01-09T21:45:00Z">
        <w:r w:rsidR="00B6682D">
          <w:t>H</w:t>
        </w:r>
      </w:ins>
      <w:r>
        <w:t xml:space="preserve">elp organizations develop and maintain </w:t>
      </w:r>
      <w:del w:id="323" w:author="jason" w:date="2016-01-10T13:16:00Z">
        <w:r w:rsidDel="008B0FBF">
          <w:delText xml:space="preserve">secure </w:delText>
        </w:r>
      </w:del>
      <w:r>
        <w:t>applications</w:t>
      </w:r>
      <w:ins w:id="324" w:author="jason" w:date="2016-01-10T13:16:00Z">
        <w:r w:rsidR="008B0FBF">
          <w:t xml:space="preserve"> with good security controls</w:t>
        </w:r>
      </w:ins>
    </w:p>
    <w:p w14:paraId="0B66FD61" w14:textId="2EC41CBB" w:rsidR="0021352C" w:rsidRDefault="0021352C" w:rsidP="009D1F1E">
      <w:pPr>
        <w:pStyle w:val="ListParagraph"/>
        <w:numPr>
          <w:ilvl w:val="0"/>
          <w:numId w:val="4"/>
        </w:numPr>
      </w:pPr>
      <w:del w:id="325" w:author="jason" w:date="2016-01-09T21:46:00Z">
        <w:r w:rsidDel="00B6682D">
          <w:delText>to a</w:delText>
        </w:r>
      </w:del>
      <w:ins w:id="326" w:author="jason" w:date="2016-01-09T21:46:00Z">
        <w:r w:rsidR="00B6682D">
          <w:t>A</w:t>
        </w:r>
      </w:ins>
      <w:r>
        <w:t>llow security service</w:t>
      </w:r>
      <w:ins w:id="327" w:author="jason" w:date="2016-01-09T21:47:00Z">
        <w:r w:rsidR="00B6682D">
          <w:t xml:space="preserve"> providers</w:t>
        </w:r>
      </w:ins>
      <w:r>
        <w:t xml:space="preserve">, security tools vendors, and consumers to align their requirements and </w:t>
      </w:r>
      <w:ins w:id="328" w:author="jason" w:date="2016-01-10T13:16:00Z">
        <w:r w:rsidR="008B0FBF">
          <w:t>product</w:t>
        </w:r>
      </w:ins>
      <w:ins w:id="329" w:author="jason" w:date="2016-01-10T13:17:00Z">
        <w:r w:rsidR="008B0FBF">
          <w:t xml:space="preserve">/service </w:t>
        </w:r>
      </w:ins>
      <w:r>
        <w:t>offerings</w:t>
      </w:r>
    </w:p>
    <w:p w14:paraId="40930C79" w14:textId="34F2837F" w:rsidR="0021352C" w:rsidRDefault="00721C05" w:rsidP="0021352C">
      <w:pPr>
        <w:keepNext/>
        <w:jc w:val="center"/>
      </w:pPr>
      <w:commentRangeStart w:id="330"/>
      <w:r>
        <w:rPr>
          <w:noProof/>
          <w:lang w:val="en-US"/>
        </w:rPr>
        <w:drawing>
          <wp:inline distT="0" distB="0" distL="0" distR="0" wp14:anchorId="56AB7348" wp14:editId="6265AB79">
            <wp:extent cx="5390776" cy="5035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2">
                      <a:extLst>
                        <a:ext uri="{28A0092B-C50C-407E-A947-70E740481C1C}">
                          <a14:useLocalDpi xmlns:a14="http://schemas.microsoft.com/office/drawing/2010/main" val="0"/>
                        </a:ext>
                      </a:extLst>
                    </a:blip>
                    <a:stretch>
                      <a:fillRect/>
                    </a:stretch>
                  </pic:blipFill>
                  <pic:spPr>
                    <a:xfrm>
                      <a:off x="0" y="0"/>
                      <a:ext cx="5390776" cy="5035774"/>
                    </a:xfrm>
                    <a:prstGeom prst="rect">
                      <a:avLst/>
                    </a:prstGeom>
                  </pic:spPr>
                </pic:pic>
              </a:graphicData>
            </a:graphic>
          </wp:inline>
        </w:drawing>
      </w:r>
      <w:commentRangeEnd w:id="330"/>
      <w:r w:rsidR="00B6682D">
        <w:rPr>
          <w:rStyle w:val="CommentReference"/>
        </w:rPr>
        <w:commentReference w:id="330"/>
      </w:r>
    </w:p>
    <w:p w14:paraId="0913378D" w14:textId="6851F1D1" w:rsidR="0021352C" w:rsidRDefault="0021352C" w:rsidP="0021352C">
      <w:pPr>
        <w:pStyle w:val="Caption"/>
        <w:jc w:val="center"/>
      </w:pPr>
      <w:r>
        <w:t xml:space="preserve">Figure </w:t>
      </w:r>
      <w:fldSimple w:instr=" SEQ Figure \* ARABIC ">
        <w:r w:rsidR="00CF6A5A">
          <w:rPr>
            <w:noProof/>
          </w:rPr>
          <w:t>1</w:t>
        </w:r>
      </w:fldSimple>
      <w:r>
        <w:t xml:space="preserve"> </w:t>
      </w:r>
      <w:r w:rsidRPr="00051D61">
        <w:t>- Uses of ASVS for organizations and tool/service providers</w:t>
      </w:r>
    </w:p>
    <w:p w14:paraId="10EC9EF8" w14:textId="77777777" w:rsidR="0070406F" w:rsidRDefault="0070406F" w:rsidP="0070406F"/>
    <w:p w14:paraId="609B491D" w14:textId="20E70D5F" w:rsidR="0070406F" w:rsidRDefault="0070406F" w:rsidP="0070406F">
      <w:pPr>
        <w:pStyle w:val="Heading2"/>
      </w:pPr>
      <w:r>
        <w:lastRenderedPageBreak/>
        <w:t>Application Security Verification Levels</w:t>
      </w:r>
    </w:p>
    <w:p w14:paraId="75A50AC7" w14:textId="2945FF5B" w:rsidR="0070406F" w:rsidRPr="0070406F" w:rsidRDefault="0070406F" w:rsidP="0070406F">
      <w:r w:rsidRPr="0070406F">
        <w:t>The Application Security Verification Standard defines three security verification levels, with each level increasing in depth</w:t>
      </w:r>
      <w:ins w:id="331" w:author="jason" w:date="2016-01-10T13:29:00Z">
        <w:r w:rsidR="00296CC3">
          <w:t xml:space="preserve"> and requirements</w:t>
        </w:r>
      </w:ins>
      <w:r w:rsidRPr="0070406F">
        <w:t xml:space="preserve">. </w:t>
      </w:r>
    </w:p>
    <w:p w14:paraId="579B5CBE" w14:textId="695DA86D" w:rsidR="0070406F" w:rsidRPr="0070406F" w:rsidRDefault="0070406F" w:rsidP="009D1F1E">
      <w:pPr>
        <w:pStyle w:val="ListParagraph"/>
        <w:numPr>
          <w:ilvl w:val="0"/>
          <w:numId w:val="5"/>
        </w:numPr>
      </w:pPr>
      <w:r w:rsidRPr="0070406F">
        <w:t xml:space="preserve">ASVS Level 1 is </w:t>
      </w:r>
      <w:del w:id="332" w:author="jason" w:date="2016-01-09T21:31:00Z">
        <w:r w:rsidRPr="0070406F" w:rsidDel="005125D7">
          <w:delText xml:space="preserve">meant </w:delText>
        </w:r>
      </w:del>
      <w:r w:rsidRPr="0070406F">
        <w:t>for all software</w:t>
      </w:r>
      <w:del w:id="333" w:author="jason" w:date="2016-01-10T10:40:00Z">
        <w:r w:rsidRPr="0070406F" w:rsidDel="0028750C">
          <w:delText>.</w:delText>
        </w:r>
      </w:del>
      <w:r w:rsidRPr="0070406F">
        <w:t xml:space="preserve"> </w:t>
      </w:r>
    </w:p>
    <w:p w14:paraId="7E41C6F4" w14:textId="1AE3A39A" w:rsidR="0070406F" w:rsidRPr="0070406F" w:rsidRDefault="0070406F" w:rsidP="009D1F1E">
      <w:pPr>
        <w:pStyle w:val="ListParagraph"/>
        <w:numPr>
          <w:ilvl w:val="0"/>
          <w:numId w:val="5"/>
        </w:numPr>
      </w:pPr>
      <w:r w:rsidRPr="0070406F">
        <w:t>ASVS Level 2 is for applications that contain sensitive data, which requires protection</w:t>
      </w:r>
      <w:del w:id="334" w:author="jason" w:date="2016-01-10T10:40:00Z">
        <w:r w:rsidRPr="0070406F" w:rsidDel="0028750C">
          <w:delText>.</w:delText>
        </w:r>
      </w:del>
      <w:r w:rsidRPr="0070406F">
        <w:t xml:space="preserve"> </w:t>
      </w:r>
    </w:p>
    <w:p w14:paraId="3C7A67FE" w14:textId="77777777" w:rsidR="0070406F" w:rsidRPr="0070406F" w:rsidRDefault="0070406F" w:rsidP="009D1F1E">
      <w:pPr>
        <w:pStyle w:val="ListParagraph"/>
        <w:numPr>
          <w:ilvl w:val="0"/>
          <w:numId w:val="5"/>
        </w:numPr>
      </w:pPr>
      <w:r w:rsidRPr="0070406F">
        <w:t>ASVS Level 3 is for the most critical applications - applications that perform high value transactions, contain sensitive medical data, or any application that requires the highest level of trust</w:t>
      </w:r>
      <w:del w:id="335" w:author="jason" w:date="2016-01-10T10:40:00Z">
        <w:r w:rsidRPr="0070406F" w:rsidDel="0028750C">
          <w:delText>.</w:delText>
        </w:r>
      </w:del>
    </w:p>
    <w:p w14:paraId="29A097C2" w14:textId="069DA8B4" w:rsidR="0070406F" w:rsidRDefault="0070406F" w:rsidP="0070406F">
      <w:r w:rsidRPr="0070406F">
        <w:t xml:space="preserve">Each ASVS level contains a list of security requirements. </w:t>
      </w:r>
      <w:del w:id="336" w:author="jason" w:date="2016-01-09T21:29:00Z">
        <w:r w:rsidRPr="0070406F" w:rsidDel="005125D7">
          <w:delText xml:space="preserve">Each of </w:delText>
        </w:r>
      </w:del>
      <w:del w:id="337" w:author="jason" w:date="2016-01-09T21:30:00Z">
        <w:r w:rsidRPr="0070406F" w:rsidDel="005125D7">
          <w:delText xml:space="preserve">these requirements can </w:delText>
        </w:r>
      </w:del>
      <w:del w:id="338" w:author="jason" w:date="2016-01-09T21:29:00Z">
        <w:r w:rsidRPr="0070406F" w:rsidDel="005125D7">
          <w:delText xml:space="preserve">also </w:delText>
        </w:r>
      </w:del>
      <w:del w:id="339" w:author="jason" w:date="2016-01-09T21:30:00Z">
        <w:r w:rsidRPr="0070406F" w:rsidDel="005125D7">
          <w:delText>be mapped</w:delText>
        </w:r>
      </w:del>
      <w:ins w:id="340" w:author="jason" w:date="2016-01-09T21:30:00Z">
        <w:r w:rsidR="005125D7">
          <w:t xml:space="preserve">It is </w:t>
        </w:r>
        <w:proofErr w:type="spellStart"/>
        <w:r w:rsidR="005125D7">
          <w:t>recommened</w:t>
        </w:r>
        <w:proofErr w:type="spellEnd"/>
        <w:r w:rsidR="005125D7">
          <w:t xml:space="preserve"> to map </w:t>
        </w:r>
        <w:proofErr w:type="gramStart"/>
        <w:r w:rsidR="005125D7">
          <w:t>these</w:t>
        </w:r>
        <w:proofErr w:type="gramEnd"/>
        <w:r w:rsidR="005125D7">
          <w:t xml:space="preserve"> requirements</w:t>
        </w:r>
      </w:ins>
      <w:r w:rsidRPr="0070406F">
        <w:t xml:space="preserve"> to security-specific features and capabilities that must be built into software by developers. </w:t>
      </w:r>
    </w:p>
    <w:p w14:paraId="4EC44CE9" w14:textId="28EDF7A8" w:rsidR="0070406F" w:rsidRDefault="00721C05" w:rsidP="0070406F">
      <w:pPr>
        <w:keepNext/>
        <w:jc w:val="center"/>
      </w:pPr>
      <w:r>
        <w:rPr>
          <w:noProof/>
          <w:lang w:val="en-US"/>
        </w:rPr>
        <w:drawing>
          <wp:inline distT="0" distB="0" distL="0" distR="0" wp14:anchorId="4C42C039" wp14:editId="712F587E">
            <wp:extent cx="4909607" cy="261502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3">
                      <a:extLst>
                        <a:ext uri="{28A0092B-C50C-407E-A947-70E740481C1C}">
                          <a14:useLocalDpi xmlns:a14="http://schemas.microsoft.com/office/drawing/2010/main" val="0"/>
                        </a:ext>
                      </a:extLst>
                    </a:blip>
                    <a:stretch>
                      <a:fillRect/>
                    </a:stretch>
                  </pic:blipFill>
                  <pic:spPr>
                    <a:xfrm>
                      <a:off x="0" y="0"/>
                      <a:ext cx="4909607" cy="2615024"/>
                    </a:xfrm>
                    <a:prstGeom prst="rect">
                      <a:avLst/>
                    </a:prstGeom>
                  </pic:spPr>
                </pic:pic>
              </a:graphicData>
            </a:graphic>
          </wp:inline>
        </w:drawing>
      </w:r>
    </w:p>
    <w:p w14:paraId="19AE02F2" w14:textId="2F48130B" w:rsidR="0070406F" w:rsidRDefault="0070406F" w:rsidP="0070406F">
      <w:pPr>
        <w:pStyle w:val="Caption"/>
        <w:jc w:val="center"/>
      </w:pPr>
      <w:r>
        <w:t xml:space="preserve">Figure </w:t>
      </w:r>
      <w:fldSimple w:instr=" SEQ Figure \* ARABIC ">
        <w:r w:rsidR="00CF6A5A">
          <w:rPr>
            <w:noProof/>
          </w:rPr>
          <w:t>2</w:t>
        </w:r>
      </w:fldSimple>
      <w:r>
        <w:t xml:space="preserve"> - OWASP Application Security Verification Standard 3.0 Levels</w:t>
      </w:r>
    </w:p>
    <w:p w14:paraId="1BFFDB46" w14:textId="77777777" w:rsidR="0070406F" w:rsidRDefault="0070406F" w:rsidP="00721C05">
      <w:pPr>
        <w:pStyle w:val="Heading2"/>
      </w:pPr>
      <w:r>
        <w:t>How to use this standard</w:t>
      </w:r>
    </w:p>
    <w:p w14:paraId="418BDFAD" w14:textId="3D0BDDEA" w:rsidR="0070406F" w:rsidRDefault="0070406F" w:rsidP="0070406F">
      <w:r>
        <w:t xml:space="preserve">One of the best ways to use the Application Security Verification Standard is to use it as </w:t>
      </w:r>
      <w:ins w:id="341" w:author="jason" w:date="2016-01-09T21:28:00Z">
        <w:r w:rsidR="00424129">
          <w:t xml:space="preserve">a </w:t>
        </w:r>
      </w:ins>
      <w:r>
        <w:t xml:space="preserve">blueprint </w:t>
      </w:r>
      <w:ins w:id="342" w:author="jason" w:date="2016-01-10T13:30:00Z">
        <w:r w:rsidR="000C21FA">
          <w:t>for</w:t>
        </w:r>
      </w:ins>
      <w:ins w:id="343" w:author="jason" w:date="2016-01-09T21:28:00Z">
        <w:r w:rsidR="00424129">
          <w:t xml:space="preserve"> </w:t>
        </w:r>
      </w:ins>
      <w:r>
        <w:t>creat</w:t>
      </w:r>
      <w:del w:id="344" w:author="jason" w:date="2016-01-10T13:30:00Z">
        <w:r w:rsidDel="000C21FA">
          <w:delText>e</w:delText>
        </w:r>
      </w:del>
      <w:ins w:id="345" w:author="jason" w:date="2016-01-10T13:30:00Z">
        <w:r w:rsidR="000C21FA">
          <w:t>ing</w:t>
        </w:r>
      </w:ins>
      <w:r>
        <w:t xml:space="preserve"> a Secure Coding Checklist specific to your application, platform</w:t>
      </w:r>
      <w:ins w:id="346" w:author="jason" w:date="2016-01-10T13:31:00Z">
        <w:r w:rsidR="000C21FA">
          <w:t>,</w:t>
        </w:r>
      </w:ins>
      <w:r>
        <w:t xml:space="preserve"> or organization. Tailoring the ASVS to your use cases will increase the focus on the security requirements that are most important to your projects and environments. </w:t>
      </w:r>
    </w:p>
    <w:p w14:paraId="2E10C21F" w14:textId="77777777" w:rsidR="0070406F" w:rsidRDefault="0070406F" w:rsidP="0070406F">
      <w:pPr>
        <w:pStyle w:val="Heading3"/>
      </w:pPr>
      <w:r>
        <w:lastRenderedPageBreak/>
        <w:t>Level 1: Opportunistic</w:t>
      </w:r>
    </w:p>
    <w:p w14:paraId="53F3E3AC" w14:textId="0B4D34D3" w:rsidR="0070406F" w:rsidRDefault="0070406F" w:rsidP="0070406F">
      <w:r>
        <w:t xml:space="preserve">An application achieves ASVS Level 1 (or Opportunistic) if it adequately defends against application security vulnerabilities that are easy to discover, and </w:t>
      </w:r>
      <w:ins w:id="347" w:author="jason" w:date="2016-01-10T13:31:00Z">
        <w:r w:rsidR="000C21FA">
          <w:t xml:space="preserve">are </w:t>
        </w:r>
      </w:ins>
      <w:r>
        <w:t xml:space="preserve">included in the OWASP Top 10 and other similar checklists. </w:t>
      </w:r>
    </w:p>
    <w:p w14:paraId="4E72111B" w14:textId="3D66EB4B" w:rsidR="0070406F" w:rsidRDefault="002E083A" w:rsidP="0070406F">
      <w:ins w:id="348" w:author="jason" w:date="2016-01-09T21:26:00Z">
        <w:r w:rsidRPr="002E083A">
          <w:t xml:space="preserve">Level 1 is typically appropriate </w:t>
        </w:r>
        <w:proofErr w:type="gramStart"/>
        <w:r w:rsidRPr="002E083A">
          <w:t>for low risk applications, or to provide a quick analysis for large portfolios of software</w:t>
        </w:r>
        <w:proofErr w:type="gramEnd"/>
        <w:r w:rsidRPr="002E083A">
          <w:t xml:space="preserve">. It is also a good approach for developing a prioritized list of security requirements as part of a multi-phase effort. </w:t>
        </w:r>
      </w:ins>
      <w:del w:id="349" w:author="jason" w:date="2016-01-09T21:26:00Z">
        <w:r w:rsidR="0070406F" w:rsidDel="002E083A">
          <w:delText xml:space="preserve">Level 1 is typically appropriate for applications where low confidence in the correct use of security controls is required, or to provide a quick analysis of a fleet of enterprise applications, or assisting in developing a prioritized list of security requirements as part of a multi-phase effort. </w:delText>
        </w:r>
      </w:del>
      <w:r w:rsidR="0070406F">
        <w:t xml:space="preserve">Level </w:t>
      </w:r>
      <w:proofErr w:type="gramStart"/>
      <w:r w:rsidR="0070406F">
        <w:t>1</w:t>
      </w:r>
      <w:proofErr w:type="gramEnd"/>
      <w:r w:rsidR="0070406F">
        <w:t xml:space="preserve"> controls can be </w:t>
      </w:r>
      <w:del w:id="350" w:author="jason" w:date="2016-01-10T13:32:00Z">
        <w:r w:rsidR="0070406F" w:rsidDel="000C21FA">
          <w:delText xml:space="preserve">ensured </w:delText>
        </w:r>
      </w:del>
      <w:ins w:id="351" w:author="jason" w:date="2016-01-10T13:32:00Z">
        <w:r w:rsidR="000C21FA">
          <w:t>verified</w:t>
        </w:r>
        <w:r w:rsidR="000C21FA">
          <w:t xml:space="preserve"> </w:t>
        </w:r>
      </w:ins>
      <w:r w:rsidR="0070406F">
        <w:t xml:space="preserve">either automatically </w:t>
      </w:r>
      <w:del w:id="352" w:author="jason" w:date="2016-01-10T13:33:00Z">
        <w:r w:rsidR="0070406F" w:rsidDel="000C21FA">
          <w:delText xml:space="preserve">by </w:delText>
        </w:r>
      </w:del>
      <w:ins w:id="353" w:author="jason" w:date="2016-01-10T13:33:00Z">
        <w:r w:rsidR="000C21FA">
          <w:t>with</w:t>
        </w:r>
        <w:r w:rsidR="000C21FA">
          <w:t xml:space="preserve"> </w:t>
        </w:r>
      </w:ins>
      <w:r w:rsidR="0070406F">
        <w:t xml:space="preserve">tools or </w:t>
      </w:r>
      <w:del w:id="354" w:author="jason" w:date="2016-01-10T13:33:00Z">
        <w:r w:rsidR="0070406F" w:rsidDel="000C21FA">
          <w:delText xml:space="preserve">simply </w:delText>
        </w:r>
      </w:del>
      <w:r w:rsidR="0070406F">
        <w:t xml:space="preserve">manually without access to source code. </w:t>
      </w:r>
      <w:del w:id="355" w:author="jason" w:date="2016-01-10T13:33:00Z">
        <w:r w:rsidR="0070406F" w:rsidDel="000C21FA">
          <w:delText xml:space="preserve">We consider </w:delText>
        </w:r>
      </w:del>
      <w:r w:rsidR="0070406F">
        <w:t xml:space="preserve">Level 1 </w:t>
      </w:r>
      <w:ins w:id="356" w:author="jason" w:date="2016-01-10T13:33:00Z">
        <w:r w:rsidR="000C21FA">
          <w:t xml:space="preserve">is </w:t>
        </w:r>
      </w:ins>
      <w:r w:rsidR="0070406F">
        <w:t xml:space="preserve">the minimum required for all applications. </w:t>
      </w:r>
    </w:p>
    <w:p w14:paraId="09070790" w14:textId="12744825" w:rsidR="0070406F" w:rsidRDefault="0070406F" w:rsidP="0070406F">
      <w:r>
        <w:t xml:space="preserve">Threats to the application will most likely be from attackers who are using simple and low effort techniques to identify easy-to-find and easy-to-exploit vulnerabilities. This is in contrast to a determined attacker who will spend focused energy </w:t>
      </w:r>
      <w:del w:id="357" w:author="jason" w:date="2016-01-09T21:59:00Z">
        <w:r w:rsidDel="00C06F9B">
          <w:delText xml:space="preserve">to </w:delText>
        </w:r>
      </w:del>
      <w:r>
        <w:t>specifically target</w:t>
      </w:r>
      <w:ins w:id="358" w:author="jason" w:date="2016-01-09T21:59:00Z">
        <w:r w:rsidR="00C06F9B">
          <w:t>ing</w:t>
        </w:r>
      </w:ins>
      <w:r>
        <w:t xml:space="preserve"> the application. If data processed by your application has high value, you would rarely want to stop at a Level 1 review. </w:t>
      </w:r>
    </w:p>
    <w:p w14:paraId="6DB9CF1D" w14:textId="77777777" w:rsidR="0070406F" w:rsidRDefault="0070406F" w:rsidP="0070406F">
      <w:pPr>
        <w:pStyle w:val="Heading3"/>
      </w:pPr>
      <w:r>
        <w:t>Level 2: Standard</w:t>
      </w:r>
    </w:p>
    <w:p w14:paraId="0C4B8765" w14:textId="022A7FCF" w:rsidR="0070406F" w:rsidRDefault="0070406F" w:rsidP="0070406F">
      <w:r>
        <w:t xml:space="preserve">An application achieves ASVS Level 2 (or Standard) if it adequately defends against most of the </w:t>
      </w:r>
      <w:ins w:id="359" w:author="jason" w:date="2016-01-09T22:02:00Z">
        <w:r w:rsidR="001A72E5">
          <w:t xml:space="preserve">common </w:t>
        </w:r>
      </w:ins>
      <w:del w:id="360" w:author="jason" w:date="2016-01-09T22:03:00Z">
        <w:r w:rsidDel="001A72E5">
          <w:delText>risks</w:delText>
        </w:r>
      </w:del>
      <w:r>
        <w:t xml:space="preserve"> </w:t>
      </w:r>
      <w:ins w:id="361" w:author="jason" w:date="2016-01-09T22:03:00Z">
        <w:r w:rsidR="001A72E5">
          <w:t xml:space="preserve">vulnerabilities </w:t>
        </w:r>
      </w:ins>
      <w:r>
        <w:t xml:space="preserve">associated with software today. </w:t>
      </w:r>
    </w:p>
    <w:p w14:paraId="4895EAE8" w14:textId="77777777" w:rsidR="0070406F" w:rsidRDefault="0070406F" w:rsidP="0070406F">
      <w:r>
        <w:t>Level 2 ensures that security controls are in place, effective, and used within the application. Level 2 is typically appropriate for applications that handle significant business-to-business transactions, including those that process healthcare information, implement business-critical or sensitive functions, or process other sensitive assets.</w:t>
      </w:r>
    </w:p>
    <w:p w14:paraId="3A61AF7B" w14:textId="77777777" w:rsidR="0070406F" w:rsidRDefault="0070406F" w:rsidP="0070406F">
      <w:r>
        <w:t xml:space="preserve">Threats to Level 2 applications will typically be skilled and motivated attackers focusing on specific targets using tools and techniques that are highly practiced and effective at discovering and exploiting weaknesses within applications. </w:t>
      </w:r>
    </w:p>
    <w:p w14:paraId="5095DC6C" w14:textId="77777777" w:rsidR="0070406F" w:rsidRDefault="0070406F" w:rsidP="0070406F">
      <w:pPr>
        <w:pStyle w:val="Heading3"/>
      </w:pPr>
      <w:r>
        <w:t>Level 3: Advanced</w:t>
      </w:r>
    </w:p>
    <w:p w14:paraId="2035F3CD" w14:textId="4CAE626C" w:rsidR="0070406F" w:rsidRDefault="0070406F" w:rsidP="0070406F">
      <w:r>
        <w:t xml:space="preserve">ASVS Level 3 is the highest level of verification within the ASVS. This level is </w:t>
      </w:r>
      <w:del w:id="362" w:author="jason" w:date="2016-01-09T22:04:00Z">
        <w:r w:rsidDel="001A72E5">
          <w:delText xml:space="preserve">typically reserved </w:delText>
        </w:r>
      </w:del>
      <w:r>
        <w:t xml:space="preserve">for applications that require significant levels of security verification, such as those </w:t>
      </w:r>
      <w:del w:id="363" w:author="jason" w:date="2016-01-09T22:05:00Z">
        <w:r w:rsidDel="001A72E5">
          <w:delText xml:space="preserve">that may be </w:delText>
        </w:r>
      </w:del>
      <w:r>
        <w:t xml:space="preserve">found within areas of military, health and safety, critical infrastructure, etc. Organisations may require ASVS Level 3 for applications that perform critical functions, where failure could significantly </w:t>
      </w:r>
      <w:proofErr w:type="gramStart"/>
      <w:r>
        <w:t>impact</w:t>
      </w:r>
      <w:proofErr w:type="gramEnd"/>
      <w:r>
        <w:t xml:space="preserve"> the organization's operations, and even its survivability. </w:t>
      </w:r>
      <w:del w:id="364" w:author="jason" w:date="2016-01-09T22:09:00Z">
        <w:r w:rsidDel="001A72E5">
          <w:delText xml:space="preserve">Example guidance on the </w:delText>
        </w:r>
      </w:del>
      <w:del w:id="365" w:author="jason" w:date="2016-01-09T22:06:00Z">
        <w:r w:rsidDel="001A72E5">
          <w:delText xml:space="preserve">application </w:delText>
        </w:r>
      </w:del>
      <w:del w:id="366" w:author="jason" w:date="2016-01-09T22:09:00Z">
        <w:r w:rsidDel="001A72E5">
          <w:delText xml:space="preserve">of ASVS Level 3 </w:delText>
        </w:r>
      </w:del>
      <w:del w:id="367" w:author="jason" w:date="2016-01-09T22:08:00Z">
        <w:r w:rsidDel="001A72E5">
          <w:delText xml:space="preserve">is </w:delText>
        </w:r>
      </w:del>
      <w:del w:id="368" w:author="jason" w:date="2016-01-09T22:09:00Z">
        <w:r w:rsidDel="001A72E5">
          <w:delText xml:space="preserve">provided below. </w:delText>
        </w:r>
      </w:del>
      <w:r>
        <w:t xml:space="preserve">An application achieves ASVS Level 3 (or Advanced) if it adequately defends against advanced application security vulnerabilities and </w:t>
      </w:r>
      <w:del w:id="369" w:author="jason" w:date="2016-01-09T22:09:00Z">
        <w:r w:rsidDel="001A72E5">
          <w:delText xml:space="preserve">also </w:delText>
        </w:r>
      </w:del>
      <w:r>
        <w:t xml:space="preserve">demonstrates principles of good security design. </w:t>
      </w:r>
    </w:p>
    <w:p w14:paraId="50D6CDC6" w14:textId="791F6574" w:rsidR="0070406F" w:rsidRDefault="0070406F" w:rsidP="0070406F">
      <w:r>
        <w:lastRenderedPageBreak/>
        <w:t xml:space="preserve">An application at ASVS Level 3 requires </w:t>
      </w:r>
      <w:del w:id="370" w:author="jason" w:date="2016-01-09T22:13:00Z">
        <w:r w:rsidDel="0053564A">
          <w:delText>more</w:delText>
        </w:r>
      </w:del>
      <w:ins w:id="371" w:author="jason" w:date="2016-01-09T22:13:00Z">
        <w:r w:rsidR="0053564A">
          <w:t xml:space="preserve"> the most</w:t>
        </w:r>
      </w:ins>
      <w:r>
        <w:t xml:space="preserve"> in depth </w:t>
      </w:r>
      <w:del w:id="372" w:author="jason" w:date="2016-01-09T22:13:00Z">
        <w:r w:rsidDel="0053564A">
          <w:delText>analysis</w:delText>
        </w:r>
      </w:del>
      <w:ins w:id="373" w:author="jason" w:date="2016-01-09T22:18:00Z">
        <w:r w:rsidR="0053564A">
          <w:t xml:space="preserve">documentation, </w:t>
        </w:r>
      </w:ins>
      <w:ins w:id="374" w:author="jason" w:date="2016-01-09T22:14:00Z">
        <w:r w:rsidR="0053564A">
          <w:t xml:space="preserve">security </w:t>
        </w:r>
      </w:ins>
      <w:ins w:id="375" w:author="jason" w:date="2016-01-09T22:13:00Z">
        <w:r w:rsidR="0053564A">
          <w:t>assessment</w:t>
        </w:r>
      </w:ins>
      <w:r>
        <w:t>, architecture</w:t>
      </w:r>
      <w:ins w:id="376" w:author="jason" w:date="2016-01-09T22:13:00Z">
        <w:r w:rsidR="0053564A">
          <w:t xml:space="preserve"> review</w:t>
        </w:r>
      </w:ins>
      <w:r>
        <w:t xml:space="preserve">, </w:t>
      </w:r>
      <w:del w:id="377" w:author="jason" w:date="2016-01-09T22:15:00Z">
        <w:r w:rsidDel="0053564A">
          <w:delText xml:space="preserve">coding, </w:delText>
        </w:r>
      </w:del>
      <w:r>
        <w:t>and testing</w:t>
      </w:r>
      <w:del w:id="378" w:author="jason" w:date="2016-01-09T22:15:00Z">
        <w:r w:rsidDel="0053564A">
          <w:delText xml:space="preserve"> than all the other levels</w:delText>
        </w:r>
      </w:del>
      <w:r>
        <w:t xml:space="preserve">. </w:t>
      </w:r>
      <w:del w:id="379" w:author="jason" w:date="2016-01-09T22:20:00Z">
        <w:r w:rsidDel="00BC022D">
          <w:delText xml:space="preserve">A secure application is modularized in a meaningful way </w:delText>
        </w:r>
      </w:del>
      <w:del w:id="380" w:author="jason" w:date="2016-01-09T22:11:00Z">
        <w:r w:rsidDel="0053564A">
          <w:delText>(</w:delText>
        </w:r>
      </w:del>
      <w:del w:id="381" w:author="jason" w:date="2016-01-09T22:20:00Z">
        <w:r w:rsidDel="00BC022D">
          <w:delText xml:space="preserve">to facilitate </w:delText>
        </w:r>
      </w:del>
      <w:del w:id="382" w:author="jason" w:date="2016-01-09T22:11:00Z">
        <w:r w:rsidDel="0053564A">
          <w:delText xml:space="preserve">e.g. </w:delText>
        </w:r>
      </w:del>
      <w:del w:id="383" w:author="jason" w:date="2016-01-09T22:20:00Z">
        <w:r w:rsidDel="00BC022D">
          <w:delText>resiliency, scalability, and most of all, layers of security</w:delText>
        </w:r>
      </w:del>
      <w:del w:id="384" w:author="jason" w:date="2016-01-09T22:11:00Z">
        <w:r w:rsidDel="0053564A">
          <w:delText>),</w:delText>
        </w:r>
      </w:del>
      <w:del w:id="385" w:author="jason" w:date="2016-01-09T22:12:00Z">
        <w:r w:rsidDel="0053564A">
          <w:delText xml:space="preserve"> </w:delText>
        </w:r>
      </w:del>
      <w:del w:id="386" w:author="jason" w:date="2016-01-09T22:11:00Z">
        <w:r w:rsidDel="0053564A">
          <w:delText xml:space="preserve">and </w:delText>
        </w:r>
      </w:del>
      <w:del w:id="387" w:author="jason" w:date="2016-01-09T22:12:00Z">
        <w:r w:rsidDel="0053564A">
          <w:delText>e</w:delText>
        </w:r>
      </w:del>
      <w:del w:id="388" w:author="jason" w:date="2016-01-09T22:20:00Z">
        <w:r w:rsidDel="00BC022D">
          <w:delText xml:space="preserve">ach module </w:delText>
        </w:r>
      </w:del>
      <w:del w:id="389" w:author="jason" w:date="2016-01-09T22:12:00Z">
        <w:r w:rsidDel="0053564A">
          <w:delText>(</w:delText>
        </w:r>
      </w:del>
      <w:del w:id="390" w:author="jason" w:date="2016-01-09T22:20:00Z">
        <w:r w:rsidDel="00BC022D">
          <w:delText>separated by network connection and/or physical instance</w:delText>
        </w:r>
      </w:del>
      <w:del w:id="391" w:author="jason" w:date="2016-01-09T22:12:00Z">
        <w:r w:rsidDel="0053564A">
          <w:delText>)</w:delText>
        </w:r>
      </w:del>
      <w:del w:id="392" w:author="jason" w:date="2016-01-09T22:20:00Z">
        <w:r w:rsidDel="00BC022D">
          <w:delText xml:space="preserve"> takes care of its own security responsibilities </w:delText>
        </w:r>
      </w:del>
      <w:del w:id="393" w:author="jason" w:date="2016-01-09T22:12:00Z">
        <w:r w:rsidDel="0053564A">
          <w:delText>(</w:delText>
        </w:r>
      </w:del>
      <w:del w:id="394" w:author="jason" w:date="2016-01-09T22:20:00Z">
        <w:r w:rsidR="00721C05" w:rsidDel="00BC022D">
          <w:delText>defence</w:delText>
        </w:r>
        <w:r w:rsidDel="00BC022D">
          <w:delText xml:space="preserve"> in depth</w:delText>
        </w:r>
      </w:del>
      <w:del w:id="395" w:author="jason" w:date="2016-01-09T22:12:00Z">
        <w:r w:rsidDel="0053564A">
          <w:delText>),</w:delText>
        </w:r>
      </w:del>
      <w:del w:id="396" w:author="jason" w:date="2016-01-09T22:20:00Z">
        <w:r w:rsidDel="00BC022D">
          <w:delText xml:space="preserve"> that need to be properly documented. Responsibilities include controls for ensuring confidentiality (e.g. encryption), integrity (e.g. transactions, input validation), availability (e.g. handling load gracefully), authentication (including between systems), non-repudiation, authorization, and auditing (logging). </w:delText>
        </w:r>
      </w:del>
    </w:p>
    <w:p w14:paraId="5BA0F7A6" w14:textId="77777777" w:rsidR="0070406F" w:rsidRDefault="0070406F" w:rsidP="0070406F">
      <w:pPr>
        <w:pStyle w:val="Heading2"/>
      </w:pPr>
      <w:r>
        <w:t>Applying ASVS in Practice</w:t>
      </w:r>
    </w:p>
    <w:p w14:paraId="305F9547" w14:textId="33D401C1" w:rsidR="00BC022D" w:rsidRDefault="0070406F" w:rsidP="0070406F">
      <w:pPr>
        <w:rPr>
          <w:ins w:id="397" w:author="jason" w:date="2016-01-09T22:23:00Z"/>
        </w:rPr>
      </w:pPr>
      <w:del w:id="398" w:author="jason" w:date="2016-01-09T22:22:00Z">
        <w:r w:rsidDel="00BC022D">
          <w:delText xml:space="preserve">Different threats have different motivations. </w:delText>
        </w:r>
      </w:del>
      <w:r>
        <w:t>Some industries have unique information</w:t>
      </w:r>
      <w:ins w:id="399" w:author="jason" w:date="2016-01-09T22:22:00Z">
        <w:r w:rsidR="00BC022D">
          <w:t>,</w:t>
        </w:r>
      </w:ins>
      <w:r>
        <w:t xml:space="preserve"> </w:t>
      </w:r>
      <w:del w:id="400" w:author="jason" w:date="2016-01-09T22:22:00Z">
        <w:r w:rsidDel="00BC022D">
          <w:delText xml:space="preserve">and </w:delText>
        </w:r>
      </w:del>
      <w:r>
        <w:t>technology assets</w:t>
      </w:r>
      <w:ins w:id="401" w:author="jason" w:date="2016-01-09T22:23:00Z">
        <w:r w:rsidR="00BC022D">
          <w:t>,</w:t>
        </w:r>
      </w:ins>
      <w:r>
        <w:t xml:space="preserve"> </w:t>
      </w:r>
      <w:r w:rsidR="00CD6110">
        <w:t>and domain</w:t>
      </w:r>
      <w:r>
        <w:t xml:space="preserve"> specific regulatory compliance </w:t>
      </w:r>
      <w:ins w:id="402" w:author="jason" w:date="2016-01-09T22:23:00Z">
        <w:r w:rsidR="00BC022D">
          <w:t>requirements. Below</w:t>
        </w:r>
      </w:ins>
      <w:r>
        <w:t xml:space="preserve"> we provide industry-specific guidance regarding recommended ASVS levels. </w:t>
      </w:r>
    </w:p>
    <w:p w14:paraId="23BEDBC1" w14:textId="67542858" w:rsidR="00BC022D" w:rsidRDefault="0070406F" w:rsidP="0070406F">
      <w:pPr>
        <w:rPr>
          <w:ins w:id="403" w:author="jason" w:date="2016-01-09T22:24:00Z"/>
        </w:rPr>
      </w:pPr>
      <w:r>
        <w:t xml:space="preserve">Although some unique criteria and </w:t>
      </w:r>
      <w:del w:id="404" w:author="jason" w:date="2016-01-10T13:43:00Z">
        <w:r w:rsidDel="0002539D">
          <w:delText xml:space="preserve">some </w:delText>
        </w:r>
      </w:del>
      <w:r>
        <w:t xml:space="preserve">differences in threats exist for each industry, a common theme throughout all industry segments is that opportunistic attackers will look for any </w:t>
      </w:r>
      <w:ins w:id="405" w:author="jason" w:date="2016-01-10T10:39:00Z">
        <w:r w:rsidR="0028750C">
          <w:t xml:space="preserve">vulnerable and </w:t>
        </w:r>
      </w:ins>
      <w:r>
        <w:t>easily exploitable</w:t>
      </w:r>
      <w:del w:id="406" w:author="jason" w:date="2016-01-10T10:39:00Z">
        <w:r w:rsidDel="0028750C">
          <w:delText xml:space="preserve"> vulnerable</w:delText>
        </w:r>
      </w:del>
      <w:r>
        <w:t xml:space="preserve"> </w:t>
      </w:r>
      <w:proofErr w:type="spellStart"/>
      <w:r>
        <w:t>applications</w:t>
      </w:r>
      <w:ins w:id="407" w:author="jason" w:date="2016-01-09T22:25:00Z">
        <w:r w:rsidR="00BC022D">
          <w:t>.</w:t>
        </w:r>
      </w:ins>
      <w:del w:id="408" w:author="jason" w:date="2016-01-09T22:25:00Z">
        <w:r w:rsidDel="00BC022D">
          <w:delText>, which</w:delText>
        </w:r>
      </w:del>
      <w:del w:id="409" w:author="jason" w:date="2016-01-09T22:26:00Z">
        <w:r w:rsidDel="00BC022D">
          <w:delText xml:space="preserve"> is </w:delText>
        </w:r>
      </w:del>
      <w:del w:id="410" w:author="jason" w:date="2016-01-09T22:25:00Z">
        <w:r w:rsidDel="00BC022D">
          <w:delText xml:space="preserve">why </w:delText>
        </w:r>
      </w:del>
      <w:ins w:id="411" w:author="jason" w:date="2016-01-09T22:27:00Z">
        <w:r w:rsidR="00BC022D">
          <w:t>For</w:t>
        </w:r>
        <w:proofErr w:type="spellEnd"/>
        <w:r w:rsidR="00BC022D">
          <w:t xml:space="preserve"> this </w:t>
        </w:r>
        <w:proofErr w:type="gramStart"/>
        <w:r w:rsidR="00BC022D">
          <w:t>reason</w:t>
        </w:r>
        <w:proofErr w:type="gramEnd"/>
        <w:r w:rsidR="00BC022D">
          <w:t xml:space="preserve"> </w:t>
        </w:r>
      </w:ins>
      <w:r>
        <w:t>ASVS Level 1 is recommended for all applications regardless of industry</w:t>
      </w:r>
      <w:ins w:id="412" w:author="jason" w:date="2016-01-09T22:27:00Z">
        <w:r w:rsidR="00BC022D">
          <w:t>.</w:t>
        </w:r>
      </w:ins>
      <w:del w:id="413" w:author="jason" w:date="2016-01-09T22:27:00Z">
        <w:r w:rsidDel="00BC022D">
          <w:delText>. This is a suggested</w:delText>
        </w:r>
      </w:del>
      <w:ins w:id="414" w:author="jason" w:date="2016-01-09T22:27:00Z">
        <w:r w:rsidR="00BC022D">
          <w:t xml:space="preserve"> </w:t>
        </w:r>
      </w:ins>
      <w:ins w:id="415" w:author="jason" w:date="2016-01-09T22:28:00Z">
        <w:r w:rsidR="00BC022D">
          <w:t xml:space="preserve">It is the </w:t>
        </w:r>
      </w:ins>
      <w:ins w:id="416" w:author="jason" w:date="2016-01-09T22:27:00Z">
        <w:r w:rsidR="00BC022D">
          <w:t>recommended</w:t>
        </w:r>
      </w:ins>
      <w:r>
        <w:t xml:space="preserve"> starting point to manage the </w:t>
      </w:r>
      <w:del w:id="417" w:author="jason" w:date="2016-01-10T10:39:00Z">
        <w:r w:rsidDel="0028750C">
          <w:delText>eas</w:delText>
        </w:r>
      </w:del>
      <w:del w:id="418" w:author="jason" w:date="2016-01-09T22:28:00Z">
        <w:r w:rsidDel="00BC022D">
          <w:delText>iest</w:delText>
        </w:r>
      </w:del>
      <w:ins w:id="419" w:author="jason" w:date="2016-01-10T10:39:00Z">
        <w:r w:rsidR="0028750C">
          <w:t>easier</w:t>
        </w:r>
      </w:ins>
      <w:r>
        <w:t xml:space="preserve"> to find </w:t>
      </w:r>
      <w:ins w:id="420" w:author="jason" w:date="2016-01-09T22:28:00Z">
        <w:r w:rsidR="00BC022D">
          <w:t>vulnerabilities</w:t>
        </w:r>
      </w:ins>
      <w:del w:id="421" w:author="jason" w:date="2016-01-09T22:28:00Z">
        <w:r w:rsidDel="00BC022D">
          <w:delText>risks</w:delText>
        </w:r>
      </w:del>
      <w:r>
        <w:t xml:space="preserve">. </w:t>
      </w:r>
    </w:p>
    <w:p w14:paraId="43B3BEE1" w14:textId="6C0138C7" w:rsidR="0070406F" w:rsidRDefault="0070406F" w:rsidP="0070406F">
      <w:r>
        <w:t xml:space="preserve">Organizations are strongly encouraged to look more deeply at their unique risk characteristics based on the nature of their business. At the other end of the spectrum is ASVS Level 3, which is reserved for those cases that might endanger human safety or when a full application breach could severely </w:t>
      </w:r>
      <w:proofErr w:type="gramStart"/>
      <w:r>
        <w:t>impact</w:t>
      </w:r>
      <w:proofErr w:type="gramEnd"/>
      <w:r>
        <w:t xml:space="preserve"> the organization.</w:t>
      </w:r>
    </w:p>
    <w:tbl>
      <w:tblPr>
        <w:tblStyle w:val="ListTable3Accent5"/>
        <w:tblW w:w="0" w:type="auto"/>
        <w:tblLayout w:type="fixed"/>
        <w:tblLook w:val="04A0" w:firstRow="1" w:lastRow="0" w:firstColumn="1" w:lastColumn="0" w:noHBand="0" w:noVBand="1"/>
      </w:tblPr>
      <w:tblGrid>
        <w:gridCol w:w="1075"/>
        <w:gridCol w:w="203"/>
        <w:gridCol w:w="2947"/>
        <w:gridCol w:w="1595"/>
        <w:gridCol w:w="1595"/>
        <w:gridCol w:w="1595"/>
        <w:tblGridChange w:id="422">
          <w:tblGrid>
            <w:gridCol w:w="1075"/>
            <w:gridCol w:w="3150"/>
            <w:gridCol w:w="1595"/>
            <w:gridCol w:w="1595"/>
            <w:gridCol w:w="1595"/>
          </w:tblGrid>
        </w:tblGridChange>
      </w:tblGrid>
      <w:tr w:rsidR="001C7900" w:rsidRPr="001C7900" w14:paraId="2CA7E2FF" w14:textId="77777777" w:rsidTr="001C7900">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075" w:type="dxa"/>
          </w:tcPr>
          <w:p w14:paraId="05A4CB92" w14:textId="3BD804FF" w:rsidR="00CD6110" w:rsidRPr="001C7900" w:rsidRDefault="00CD6110" w:rsidP="001C7900">
            <w:pPr>
              <w:spacing w:before="0" w:after="0"/>
              <w:rPr>
                <w:sz w:val="16"/>
                <w:szCs w:val="16"/>
              </w:rPr>
            </w:pPr>
            <w:r w:rsidRPr="001C7900">
              <w:rPr>
                <w:sz w:val="16"/>
                <w:szCs w:val="16"/>
              </w:rPr>
              <w:t>Industry</w:t>
            </w:r>
          </w:p>
        </w:tc>
        <w:tc>
          <w:tcPr>
            <w:tcW w:w="3150" w:type="dxa"/>
            <w:gridSpan w:val="2"/>
          </w:tcPr>
          <w:p w14:paraId="1E225AEF" w14:textId="179F1F9B" w:rsidR="00CD6110" w:rsidRPr="001C7900" w:rsidRDefault="00CD6110"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Threat Profile</w:t>
            </w:r>
          </w:p>
        </w:tc>
        <w:tc>
          <w:tcPr>
            <w:tcW w:w="1595" w:type="dxa"/>
            <w:shd w:val="clear" w:color="auto" w:fill="FFC000"/>
          </w:tcPr>
          <w:p w14:paraId="270753D3" w14:textId="25BE1F8F" w:rsidR="00CD6110" w:rsidRPr="001C7900" w:rsidRDefault="00CD6110"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L1 Recommendation</w:t>
            </w:r>
          </w:p>
        </w:tc>
        <w:tc>
          <w:tcPr>
            <w:tcW w:w="1595" w:type="dxa"/>
            <w:shd w:val="clear" w:color="auto" w:fill="92D050"/>
          </w:tcPr>
          <w:p w14:paraId="5F2786B0" w14:textId="7A750575" w:rsidR="00CD6110" w:rsidRPr="001C7900"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L2 Recommendation</w:t>
            </w:r>
          </w:p>
        </w:tc>
        <w:tc>
          <w:tcPr>
            <w:tcW w:w="1595" w:type="dxa"/>
            <w:shd w:val="clear" w:color="auto" w:fill="00B0F0"/>
          </w:tcPr>
          <w:p w14:paraId="0A670141" w14:textId="7C5CCF31" w:rsidR="00CD6110" w:rsidRPr="001C7900"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L3 Recommendation</w:t>
            </w:r>
          </w:p>
        </w:tc>
      </w:tr>
      <w:tr w:rsidR="001C7900" w:rsidRPr="001C7900" w14:paraId="29DADC21" w14:textId="77777777" w:rsidTr="001C79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54E2A3D6" w14:textId="508D70D5" w:rsidR="001C7900" w:rsidRPr="001C7900" w:rsidRDefault="001C7900" w:rsidP="00843EF2">
            <w:pPr>
              <w:spacing w:before="0" w:after="0"/>
              <w:rPr>
                <w:sz w:val="16"/>
                <w:szCs w:val="16"/>
              </w:rPr>
            </w:pPr>
            <w:r w:rsidRPr="001C7900">
              <w:rPr>
                <w:sz w:val="16"/>
                <w:szCs w:val="16"/>
              </w:rPr>
              <w:lastRenderedPageBreak/>
              <w:t>Financ</w:t>
            </w:r>
            <w:ins w:id="423" w:author="jason" w:date="2016-01-09T22:35:00Z">
              <w:r w:rsidR="00843EF2">
                <w:rPr>
                  <w:sz w:val="16"/>
                  <w:szCs w:val="16"/>
                </w:rPr>
                <w:t>ial Services</w:t>
              </w:r>
            </w:ins>
            <w:del w:id="424" w:author="jason" w:date="2016-01-09T22:35:00Z">
              <w:r w:rsidRPr="001C7900" w:rsidDel="00843EF2">
                <w:rPr>
                  <w:sz w:val="16"/>
                  <w:szCs w:val="16"/>
                </w:rPr>
                <w:delText>e and Insurance</w:delText>
              </w:r>
            </w:del>
          </w:p>
        </w:tc>
        <w:tc>
          <w:tcPr>
            <w:tcW w:w="3150" w:type="dxa"/>
            <w:gridSpan w:val="2"/>
          </w:tcPr>
          <w:p w14:paraId="15B43A7C" w14:textId="52B1E195" w:rsidR="001C7900" w:rsidRPr="001C7900" w:rsidRDefault="001C7900" w:rsidP="00843EF2">
            <w:pPr>
              <w:spacing w:before="0" w:after="0"/>
              <w:cnfStyle w:val="000000100000" w:firstRow="0" w:lastRow="0" w:firstColumn="0" w:lastColumn="0" w:oddVBand="0" w:evenVBand="0" w:oddHBand="1" w:evenHBand="0" w:firstRowFirstColumn="0" w:firstRowLastColumn="0" w:lastRowFirstColumn="0" w:lastRowLastColumn="0"/>
              <w:rPr>
                <w:sz w:val="16"/>
                <w:szCs w:val="16"/>
              </w:rPr>
            </w:pPr>
            <w:del w:id="425" w:author="jason" w:date="2016-01-09T22:30:00Z">
              <w:r w:rsidRPr="001C7900" w:rsidDel="00843EF2">
                <w:rPr>
                  <w:rFonts w:ascii="Calibri" w:eastAsia="Times New Roman" w:hAnsi="Calibri" w:cs="Times New Roman"/>
                  <w:color w:val="000000"/>
                  <w:sz w:val="16"/>
                  <w:szCs w:val="16"/>
                  <w:lang w:val="en-US"/>
                </w:rPr>
                <w:delText>Although t</w:delText>
              </w:r>
            </w:del>
            <w:ins w:id="426" w:author="jason" w:date="2016-01-09T22:30:00Z">
              <w:r w:rsidR="00843EF2">
                <w:rPr>
                  <w:rFonts w:ascii="Calibri" w:eastAsia="Times New Roman" w:hAnsi="Calibri" w:cs="Times New Roman"/>
                  <w:color w:val="000000"/>
                  <w:sz w:val="16"/>
                  <w:szCs w:val="16"/>
                  <w:lang w:val="en-US"/>
                </w:rPr>
                <w:t>T</w:t>
              </w:r>
            </w:ins>
            <w:r w:rsidRPr="001C7900">
              <w:rPr>
                <w:rFonts w:ascii="Calibri" w:eastAsia="Times New Roman" w:hAnsi="Calibri" w:cs="Times New Roman"/>
                <w:color w:val="000000"/>
                <w:sz w:val="16"/>
                <w:szCs w:val="16"/>
                <w:lang w:val="en-US"/>
              </w:rPr>
              <w:t xml:space="preserve">his segment </w:t>
            </w:r>
            <w:del w:id="427" w:author="jason" w:date="2016-01-09T22:31:00Z">
              <w:r w:rsidRPr="001C7900" w:rsidDel="00843EF2">
                <w:rPr>
                  <w:rFonts w:ascii="Calibri" w:eastAsia="Times New Roman" w:hAnsi="Calibri" w:cs="Times New Roman"/>
                  <w:color w:val="000000"/>
                  <w:sz w:val="16"/>
                  <w:szCs w:val="16"/>
                  <w:lang w:val="en-US"/>
                </w:rPr>
                <w:delText>will experience attempts from opportunistic attackers</w:delText>
              </w:r>
            </w:del>
            <w:del w:id="428" w:author="jason" w:date="2016-01-09T22:30:00Z">
              <w:r w:rsidRPr="001C7900" w:rsidDel="00843EF2">
                <w:rPr>
                  <w:rFonts w:ascii="Calibri" w:eastAsia="Times New Roman" w:hAnsi="Calibri" w:cs="Times New Roman"/>
                  <w:color w:val="000000"/>
                  <w:sz w:val="16"/>
                  <w:szCs w:val="16"/>
                  <w:lang w:val="en-US"/>
                </w:rPr>
                <w:delText>, i</w:delText>
              </w:r>
            </w:del>
            <w:del w:id="429" w:author="jason" w:date="2016-01-09T22:31:00Z">
              <w:r w:rsidRPr="001C7900" w:rsidDel="00843EF2">
                <w:rPr>
                  <w:rFonts w:ascii="Calibri" w:eastAsia="Times New Roman" w:hAnsi="Calibri" w:cs="Times New Roman"/>
                  <w:color w:val="000000"/>
                  <w:sz w:val="16"/>
                  <w:szCs w:val="16"/>
                  <w:lang w:val="en-US"/>
                </w:rPr>
                <w:delText xml:space="preserve">t </w:delText>
              </w:r>
            </w:del>
            <w:proofErr w:type="gramStart"/>
            <w:r w:rsidRPr="001C7900">
              <w:rPr>
                <w:rFonts w:ascii="Calibri" w:eastAsia="Times New Roman" w:hAnsi="Calibri" w:cs="Times New Roman"/>
                <w:color w:val="000000"/>
                <w:sz w:val="16"/>
                <w:szCs w:val="16"/>
                <w:lang w:val="en-US"/>
              </w:rPr>
              <w:t xml:space="preserve">is </w:t>
            </w:r>
            <w:del w:id="430" w:author="jason" w:date="2016-01-09T22:30:00Z">
              <w:r w:rsidRPr="001C7900" w:rsidDel="00843EF2">
                <w:rPr>
                  <w:rFonts w:ascii="Calibri" w:eastAsia="Times New Roman" w:hAnsi="Calibri" w:cs="Times New Roman"/>
                  <w:color w:val="000000"/>
                  <w:sz w:val="16"/>
                  <w:szCs w:val="16"/>
                  <w:lang w:val="en-US"/>
                </w:rPr>
                <w:delText xml:space="preserve">often </w:delText>
              </w:r>
            </w:del>
            <w:r w:rsidRPr="001C7900">
              <w:rPr>
                <w:rFonts w:ascii="Calibri" w:eastAsia="Times New Roman" w:hAnsi="Calibri" w:cs="Times New Roman"/>
                <w:color w:val="000000"/>
                <w:sz w:val="16"/>
                <w:szCs w:val="16"/>
                <w:lang w:val="en-US"/>
              </w:rPr>
              <w:t>viewed</w:t>
            </w:r>
            <w:proofErr w:type="gramEnd"/>
            <w:r w:rsidRPr="001C7900">
              <w:rPr>
                <w:rFonts w:ascii="Calibri" w:eastAsia="Times New Roman" w:hAnsi="Calibri" w:cs="Times New Roman"/>
                <w:color w:val="000000"/>
                <w:sz w:val="16"/>
                <w:szCs w:val="16"/>
                <w:lang w:val="en-US"/>
              </w:rPr>
              <w:t xml:space="preserve"> as a high value target by motivated attackers and attacks are often financially motivated. Commonly, attackers are looking for sensitive data or account credentials </w:t>
            </w:r>
            <w:del w:id="431" w:author="jason" w:date="2016-01-09T22:31:00Z">
              <w:r w:rsidRPr="001C7900" w:rsidDel="00843EF2">
                <w:rPr>
                  <w:rFonts w:ascii="Calibri" w:eastAsia="Times New Roman" w:hAnsi="Calibri" w:cs="Times New Roman"/>
                  <w:color w:val="000000"/>
                  <w:sz w:val="16"/>
                  <w:szCs w:val="16"/>
                  <w:lang w:val="en-US"/>
                </w:rPr>
                <w:delText>that can be used to</w:delText>
              </w:r>
            </w:del>
            <w:ins w:id="432" w:author="jason" w:date="2016-01-09T22:31:00Z">
              <w:r w:rsidR="00843EF2">
                <w:rPr>
                  <w:rFonts w:ascii="Calibri" w:eastAsia="Times New Roman" w:hAnsi="Calibri" w:cs="Times New Roman"/>
                  <w:color w:val="000000"/>
                  <w:sz w:val="16"/>
                  <w:szCs w:val="16"/>
                  <w:lang w:val="en-US"/>
                </w:rPr>
                <w:t>for use in</w:t>
              </w:r>
            </w:ins>
            <w:r w:rsidRPr="001C7900">
              <w:rPr>
                <w:rFonts w:ascii="Calibri" w:eastAsia="Times New Roman" w:hAnsi="Calibri" w:cs="Times New Roman"/>
                <w:color w:val="000000"/>
                <w:sz w:val="16"/>
                <w:szCs w:val="16"/>
                <w:lang w:val="en-US"/>
              </w:rPr>
              <w:t xml:space="preserve"> </w:t>
            </w:r>
            <w:proofErr w:type="spellStart"/>
            <w:r w:rsidRPr="001C7900">
              <w:rPr>
                <w:rFonts w:ascii="Calibri" w:eastAsia="Times New Roman" w:hAnsi="Calibri" w:cs="Times New Roman"/>
                <w:color w:val="000000"/>
                <w:sz w:val="16"/>
                <w:szCs w:val="16"/>
                <w:lang w:val="en-US"/>
              </w:rPr>
              <w:t>commit</w:t>
            </w:r>
            <w:ins w:id="433" w:author="jason" w:date="2016-01-09T22:32:00Z">
              <w:r w:rsidR="00843EF2">
                <w:rPr>
                  <w:rFonts w:ascii="Calibri" w:eastAsia="Times New Roman" w:hAnsi="Calibri" w:cs="Times New Roman"/>
                  <w:color w:val="000000"/>
                  <w:sz w:val="16"/>
                  <w:szCs w:val="16"/>
                  <w:lang w:val="en-US"/>
                </w:rPr>
                <w:t>ing</w:t>
              </w:r>
            </w:ins>
            <w:proofErr w:type="spellEnd"/>
            <w:r w:rsidRPr="001C7900">
              <w:rPr>
                <w:rFonts w:ascii="Calibri" w:eastAsia="Times New Roman" w:hAnsi="Calibri" w:cs="Times New Roman"/>
                <w:color w:val="000000"/>
                <w:sz w:val="16"/>
                <w:szCs w:val="16"/>
                <w:lang w:val="en-US"/>
              </w:rPr>
              <w:t xml:space="preserve"> </w:t>
            </w:r>
            <w:ins w:id="434" w:author="jason" w:date="2016-01-09T22:33:00Z">
              <w:r w:rsidR="00843EF2">
                <w:rPr>
                  <w:rFonts w:ascii="Calibri" w:eastAsia="Times New Roman" w:hAnsi="Calibri" w:cs="Times New Roman"/>
                  <w:color w:val="000000"/>
                  <w:sz w:val="16"/>
                  <w:szCs w:val="16"/>
                  <w:lang w:val="en-US"/>
                </w:rPr>
                <w:t xml:space="preserve">theft and </w:t>
              </w:r>
            </w:ins>
            <w:del w:id="435" w:author="jason" w:date="2016-01-09T22:33:00Z">
              <w:r w:rsidRPr="001C7900" w:rsidDel="00843EF2">
                <w:rPr>
                  <w:rFonts w:ascii="Calibri" w:eastAsia="Times New Roman" w:hAnsi="Calibri" w:cs="Times New Roman"/>
                  <w:color w:val="000000"/>
                  <w:sz w:val="16"/>
                  <w:szCs w:val="16"/>
                  <w:lang w:val="en-US"/>
                </w:rPr>
                <w:delText>fraud</w:delText>
              </w:r>
            </w:del>
            <w:del w:id="436" w:author="jason" w:date="2016-01-09T22:32:00Z">
              <w:r w:rsidRPr="001C7900" w:rsidDel="00843EF2">
                <w:rPr>
                  <w:rFonts w:ascii="Calibri" w:eastAsia="Times New Roman" w:hAnsi="Calibri" w:cs="Times New Roman"/>
                  <w:color w:val="000000"/>
                  <w:sz w:val="16"/>
                  <w:szCs w:val="16"/>
                  <w:lang w:val="en-US"/>
                </w:rPr>
                <w:delText xml:space="preserve"> or to benefit directly by leveraging money movement functionality built into applications. </w:delText>
              </w:r>
            </w:del>
            <w:del w:id="437" w:author="jason" w:date="2016-01-09T22:33:00Z">
              <w:r w:rsidRPr="001C7900" w:rsidDel="00843EF2">
                <w:rPr>
                  <w:rFonts w:ascii="Calibri" w:eastAsia="Times New Roman" w:hAnsi="Calibri" w:cs="Times New Roman"/>
                  <w:color w:val="000000"/>
                  <w:sz w:val="16"/>
                  <w:szCs w:val="16"/>
                  <w:lang w:val="en-US"/>
                </w:rPr>
                <w:delText>Techniques</w:delText>
              </w:r>
            </w:del>
            <w:ins w:id="438" w:author="jason" w:date="2016-01-09T22:33:00Z">
              <w:r w:rsidR="00843EF2" w:rsidRPr="001C7900">
                <w:rPr>
                  <w:rFonts w:ascii="Calibri" w:eastAsia="Times New Roman" w:hAnsi="Calibri" w:cs="Times New Roman"/>
                  <w:color w:val="000000"/>
                  <w:sz w:val="16"/>
                  <w:szCs w:val="16"/>
                  <w:lang w:val="en-US"/>
                </w:rPr>
                <w:t>fraud</w:t>
              </w:r>
              <w:r w:rsidR="00843EF2">
                <w:rPr>
                  <w:rFonts w:ascii="Calibri" w:eastAsia="Times New Roman" w:hAnsi="Calibri" w:cs="Times New Roman"/>
                  <w:color w:val="000000"/>
                  <w:sz w:val="16"/>
                  <w:szCs w:val="16"/>
                  <w:lang w:val="en-US"/>
                </w:rPr>
                <w:t>. Techniques</w:t>
              </w:r>
            </w:ins>
            <w:r w:rsidRPr="001C7900">
              <w:rPr>
                <w:rFonts w:ascii="Calibri" w:eastAsia="Times New Roman" w:hAnsi="Calibri" w:cs="Times New Roman"/>
                <w:color w:val="000000"/>
                <w:sz w:val="16"/>
                <w:szCs w:val="16"/>
                <w:lang w:val="en-US"/>
              </w:rPr>
              <w:t xml:space="preserve"> often include stolen credentials, application-level attacks, and social engineering. Some major compliance considerations include Payment Card Industry Data Security Standard (PCI DSS),</w:t>
            </w:r>
            <w:ins w:id="439" w:author="jason" w:date="2016-01-09T22:33:00Z">
              <w:r w:rsidR="00843EF2">
                <w:rPr>
                  <w:rFonts w:ascii="Calibri" w:eastAsia="Times New Roman" w:hAnsi="Calibri" w:cs="Times New Roman"/>
                  <w:color w:val="000000"/>
                  <w:sz w:val="16"/>
                  <w:szCs w:val="16"/>
                  <w:lang w:val="en-US"/>
                </w:rPr>
                <w:t xml:space="preserve"> </w:t>
              </w:r>
            </w:ins>
            <w:r w:rsidRPr="001C7900">
              <w:rPr>
                <w:rFonts w:ascii="Calibri" w:eastAsia="Times New Roman" w:hAnsi="Calibri" w:cs="Times New Roman"/>
                <w:color w:val="000000"/>
                <w:sz w:val="16"/>
                <w:szCs w:val="16"/>
                <w:lang w:val="en-US"/>
              </w:rPr>
              <w:t>Gramm Leech Bliley Act and</w:t>
            </w:r>
            <w:r w:rsidRPr="001C7900">
              <w:rPr>
                <w:rFonts w:ascii="Calibri" w:eastAsia="Times New Roman" w:hAnsi="Calibri" w:cs="Times New Roman"/>
                <w:color w:val="000000"/>
                <w:sz w:val="16"/>
                <w:szCs w:val="16"/>
                <w:lang w:val="en-US"/>
              </w:rPr>
              <w:br/>
              <w:t>Sarbanes-Oxley Act (SOX).</w:t>
            </w:r>
          </w:p>
        </w:tc>
        <w:tc>
          <w:tcPr>
            <w:tcW w:w="1595" w:type="dxa"/>
            <w:shd w:val="clear" w:color="auto" w:fill="FFC000"/>
          </w:tcPr>
          <w:p w14:paraId="3E34768C" w14:textId="6671FCA6"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All network accessible applications.</w:t>
            </w:r>
          </w:p>
        </w:tc>
        <w:tc>
          <w:tcPr>
            <w:tcW w:w="1595" w:type="dxa"/>
            <w:shd w:val="clear" w:color="auto" w:fill="92D050"/>
          </w:tcPr>
          <w:p w14:paraId="7AAAD858" w14:textId="7777777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 xml:space="preserve">Applications that contain sensitive information like credit card numbers, personal information, that can move limited amounts of money in limited ways. Examples include:  </w:t>
            </w:r>
          </w:p>
          <w:p w14:paraId="073AA148" w14:textId="7777777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w:t>
            </w:r>
            <w:proofErr w:type="spellStart"/>
            <w:r w:rsidRPr="001C7900">
              <w:rPr>
                <w:sz w:val="16"/>
                <w:szCs w:val="16"/>
              </w:rPr>
              <w:t>i</w:t>
            </w:r>
            <w:proofErr w:type="spellEnd"/>
            <w:r w:rsidRPr="001C7900">
              <w:rPr>
                <w:sz w:val="16"/>
                <w:szCs w:val="16"/>
              </w:rPr>
              <w:t>) transfer money between accounts at the same institution or</w:t>
            </w:r>
          </w:p>
          <w:p w14:paraId="6F49FDA0" w14:textId="7777777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(ii) a slower form of money movement (e.g. ACH) with transaction limits or</w:t>
            </w:r>
          </w:p>
          <w:p w14:paraId="7DB4A7FB" w14:textId="0493E55B"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 xml:space="preserve">(iii) </w:t>
            </w:r>
            <w:proofErr w:type="gramStart"/>
            <w:r w:rsidRPr="001C7900">
              <w:rPr>
                <w:sz w:val="16"/>
                <w:szCs w:val="16"/>
              </w:rPr>
              <w:t>wire</w:t>
            </w:r>
            <w:proofErr w:type="gramEnd"/>
            <w:r w:rsidRPr="001C7900">
              <w:rPr>
                <w:sz w:val="16"/>
                <w:szCs w:val="16"/>
              </w:rPr>
              <w:t xml:space="preserve"> transfers with hard transfer limits within a period of time.</w:t>
            </w:r>
          </w:p>
        </w:tc>
        <w:tc>
          <w:tcPr>
            <w:tcW w:w="1595" w:type="dxa"/>
            <w:shd w:val="clear" w:color="auto" w:fill="00B0F0"/>
          </w:tcPr>
          <w:p w14:paraId="169D4132" w14:textId="0DF895C2"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Applications that contain large amounts of sensitive information or that allow either rapid transfer of large sums of money (e.g. wire transfers) and/or transfer of large sums of money in the form of individual transactions or as a batch of smaller transfers.</w:t>
            </w:r>
          </w:p>
        </w:tc>
      </w:tr>
      <w:tr w:rsidR="001C7900" w:rsidRPr="001C7900" w14:paraId="1FE471F0" w14:textId="77777777" w:rsidTr="00843EF2">
        <w:tblPrEx>
          <w:tblW w:w="0" w:type="auto"/>
          <w:tblLayout w:type="fixed"/>
          <w:tblPrExChange w:id="440" w:author="jason" w:date="2016-01-09T22:35:00Z">
            <w:tblPrEx>
              <w:tblW w:w="0" w:type="auto"/>
              <w:tblLayout w:type="fixed"/>
            </w:tblPrEx>
          </w:tblPrExChange>
        </w:tblPrEx>
        <w:trPr>
          <w:cantSplit/>
          <w:trPrChange w:id="441" w:author="jason" w:date="2016-01-09T22:35:00Z">
            <w:trPr>
              <w:cantSplit/>
            </w:trPr>
          </w:trPrChange>
        </w:trPr>
        <w:tc>
          <w:tcPr>
            <w:cnfStyle w:val="001000000000" w:firstRow="0" w:lastRow="0" w:firstColumn="1" w:lastColumn="0" w:oddVBand="0" w:evenVBand="0" w:oddHBand="0" w:evenHBand="0" w:firstRowFirstColumn="0" w:firstRowLastColumn="0" w:lastRowFirstColumn="0" w:lastRowLastColumn="0"/>
            <w:tcW w:w="1278" w:type="dxa"/>
            <w:gridSpan w:val="2"/>
            <w:tcPrChange w:id="442" w:author="jason" w:date="2016-01-09T22:35:00Z">
              <w:tcPr>
                <w:tcW w:w="1075" w:type="dxa"/>
              </w:tcPr>
            </w:tcPrChange>
          </w:tcPr>
          <w:p w14:paraId="4C3BA3F9" w14:textId="088EF26D" w:rsidR="001C7900" w:rsidRPr="001C7900" w:rsidRDefault="001C7900" w:rsidP="00843EF2">
            <w:pPr>
              <w:spacing w:before="0" w:after="0"/>
              <w:rPr>
                <w:sz w:val="16"/>
                <w:szCs w:val="16"/>
              </w:rPr>
            </w:pPr>
            <w:r w:rsidRPr="001C7900">
              <w:rPr>
                <w:sz w:val="16"/>
                <w:szCs w:val="16"/>
              </w:rPr>
              <w:t>Manufacturing</w:t>
            </w:r>
            <w:del w:id="443" w:author="jason" w:date="2016-01-09T22:36:00Z">
              <w:r w:rsidRPr="001C7900" w:rsidDel="00843EF2">
                <w:rPr>
                  <w:sz w:val="16"/>
                  <w:szCs w:val="16"/>
                </w:rPr>
                <w:delText>,</w:delText>
              </w:r>
            </w:del>
            <w:r w:rsidRPr="001C7900">
              <w:rPr>
                <w:sz w:val="16"/>
                <w:szCs w:val="16"/>
              </w:rPr>
              <w:t xml:space="preserve"> </w:t>
            </w:r>
            <w:del w:id="444" w:author="jason" w:date="2016-01-09T22:37:00Z">
              <w:r w:rsidRPr="001C7900" w:rsidDel="00843EF2">
                <w:rPr>
                  <w:sz w:val="16"/>
                  <w:szCs w:val="16"/>
                </w:rPr>
                <w:delText>professional</w:delText>
              </w:r>
            </w:del>
            <w:del w:id="445" w:author="jason" w:date="2016-01-09T22:36:00Z">
              <w:r w:rsidRPr="001C7900" w:rsidDel="00843EF2">
                <w:rPr>
                  <w:sz w:val="16"/>
                  <w:szCs w:val="16"/>
                </w:rPr>
                <w:delText>,</w:delText>
              </w:r>
            </w:del>
            <w:del w:id="446" w:author="jason" w:date="2016-01-09T22:37:00Z">
              <w:r w:rsidRPr="001C7900" w:rsidDel="00843EF2">
                <w:rPr>
                  <w:sz w:val="16"/>
                  <w:szCs w:val="16"/>
                </w:rPr>
                <w:delText xml:space="preserve"> </w:delText>
              </w:r>
            </w:del>
            <w:ins w:id="447" w:author="jason" w:date="2016-01-09T22:37:00Z">
              <w:r w:rsidR="00843EF2">
                <w:rPr>
                  <w:sz w:val="16"/>
                  <w:szCs w:val="16"/>
                </w:rPr>
                <w:t>T</w:t>
              </w:r>
            </w:ins>
            <w:del w:id="448" w:author="jason" w:date="2016-01-09T22:37:00Z">
              <w:r w:rsidRPr="001C7900" w:rsidDel="00843EF2">
                <w:rPr>
                  <w:sz w:val="16"/>
                  <w:szCs w:val="16"/>
                </w:rPr>
                <w:delText>t</w:delText>
              </w:r>
            </w:del>
            <w:r w:rsidRPr="001C7900">
              <w:rPr>
                <w:sz w:val="16"/>
                <w:szCs w:val="16"/>
              </w:rPr>
              <w:t>ransportation</w:t>
            </w:r>
            <w:del w:id="449" w:author="jason" w:date="2016-01-09T22:36:00Z">
              <w:r w:rsidRPr="001C7900" w:rsidDel="00843EF2">
                <w:rPr>
                  <w:sz w:val="16"/>
                  <w:szCs w:val="16"/>
                </w:rPr>
                <w:delText>,</w:delText>
              </w:r>
            </w:del>
            <w:r w:rsidRPr="001C7900">
              <w:rPr>
                <w:sz w:val="16"/>
                <w:szCs w:val="16"/>
              </w:rPr>
              <w:t xml:space="preserve"> </w:t>
            </w:r>
            <w:ins w:id="450" w:author="jason" w:date="2016-01-09T22:37:00Z">
              <w:r w:rsidR="00843EF2">
                <w:rPr>
                  <w:sz w:val="16"/>
                  <w:szCs w:val="16"/>
                </w:rPr>
                <w:t>T</w:t>
              </w:r>
            </w:ins>
            <w:del w:id="451" w:author="jason" w:date="2016-01-09T22:37:00Z">
              <w:r w:rsidRPr="001C7900" w:rsidDel="00843EF2">
                <w:rPr>
                  <w:sz w:val="16"/>
                  <w:szCs w:val="16"/>
                </w:rPr>
                <w:delText>t</w:delText>
              </w:r>
            </w:del>
            <w:r w:rsidRPr="001C7900">
              <w:rPr>
                <w:sz w:val="16"/>
                <w:szCs w:val="16"/>
              </w:rPr>
              <w:t>echnology</w:t>
            </w:r>
            <w:del w:id="452" w:author="jason" w:date="2016-01-09T22:36:00Z">
              <w:r w:rsidRPr="001C7900" w:rsidDel="00843EF2">
                <w:rPr>
                  <w:sz w:val="16"/>
                  <w:szCs w:val="16"/>
                </w:rPr>
                <w:delText>,</w:delText>
              </w:r>
            </w:del>
            <w:r w:rsidRPr="001C7900">
              <w:rPr>
                <w:sz w:val="16"/>
                <w:szCs w:val="16"/>
              </w:rPr>
              <w:t xml:space="preserve"> </w:t>
            </w:r>
            <w:ins w:id="453" w:author="jason" w:date="2016-01-09T22:37:00Z">
              <w:r w:rsidR="00843EF2">
                <w:rPr>
                  <w:sz w:val="16"/>
                  <w:szCs w:val="16"/>
                </w:rPr>
                <w:t>U</w:t>
              </w:r>
            </w:ins>
            <w:del w:id="454" w:author="jason" w:date="2016-01-09T22:37:00Z">
              <w:r w:rsidRPr="001C7900" w:rsidDel="00843EF2">
                <w:rPr>
                  <w:sz w:val="16"/>
                  <w:szCs w:val="16"/>
                </w:rPr>
                <w:delText>u</w:delText>
              </w:r>
            </w:del>
            <w:r w:rsidRPr="001C7900">
              <w:rPr>
                <w:sz w:val="16"/>
                <w:szCs w:val="16"/>
              </w:rPr>
              <w:t>tilities</w:t>
            </w:r>
            <w:del w:id="455" w:author="jason" w:date="2016-01-09T22:36:00Z">
              <w:r w:rsidRPr="001C7900" w:rsidDel="00843EF2">
                <w:rPr>
                  <w:sz w:val="16"/>
                  <w:szCs w:val="16"/>
                </w:rPr>
                <w:delText>,</w:delText>
              </w:r>
            </w:del>
            <w:r w:rsidRPr="001C7900">
              <w:rPr>
                <w:sz w:val="16"/>
                <w:szCs w:val="16"/>
              </w:rPr>
              <w:t xml:space="preserve"> </w:t>
            </w:r>
            <w:ins w:id="456" w:author="jason" w:date="2016-01-09T22:37:00Z">
              <w:r w:rsidR="00843EF2">
                <w:rPr>
                  <w:sz w:val="16"/>
                  <w:szCs w:val="16"/>
                </w:rPr>
                <w:t>I</w:t>
              </w:r>
            </w:ins>
            <w:del w:id="457" w:author="jason" w:date="2016-01-09T22:37:00Z">
              <w:r w:rsidRPr="001C7900" w:rsidDel="00843EF2">
                <w:rPr>
                  <w:sz w:val="16"/>
                  <w:szCs w:val="16"/>
                </w:rPr>
                <w:delText>i</w:delText>
              </w:r>
            </w:del>
            <w:r w:rsidRPr="001C7900">
              <w:rPr>
                <w:sz w:val="16"/>
                <w:szCs w:val="16"/>
              </w:rPr>
              <w:t>nfrastructure</w:t>
            </w:r>
            <w:del w:id="458" w:author="jason" w:date="2016-01-09T22:36:00Z">
              <w:r w:rsidRPr="001C7900" w:rsidDel="00843EF2">
                <w:rPr>
                  <w:sz w:val="16"/>
                  <w:szCs w:val="16"/>
                </w:rPr>
                <w:delText>,</w:delText>
              </w:r>
            </w:del>
            <w:r w:rsidRPr="001C7900">
              <w:rPr>
                <w:sz w:val="16"/>
                <w:szCs w:val="16"/>
              </w:rPr>
              <w:t xml:space="preserve"> </w:t>
            </w:r>
            <w:del w:id="459" w:author="jason" w:date="2016-01-09T22:37:00Z">
              <w:r w:rsidRPr="001C7900" w:rsidDel="00843EF2">
                <w:rPr>
                  <w:sz w:val="16"/>
                  <w:szCs w:val="16"/>
                </w:rPr>
                <w:delText>and defense</w:delText>
              </w:r>
            </w:del>
            <w:ins w:id="460" w:author="jason" w:date="2016-01-09T22:37:00Z">
              <w:r w:rsidR="00843EF2">
                <w:rPr>
                  <w:sz w:val="16"/>
                  <w:szCs w:val="16"/>
                </w:rPr>
                <w:t>Government</w:t>
              </w:r>
            </w:ins>
          </w:p>
        </w:tc>
        <w:tc>
          <w:tcPr>
            <w:tcW w:w="2947" w:type="dxa"/>
            <w:tcPrChange w:id="461" w:author="jason" w:date="2016-01-09T22:35:00Z">
              <w:tcPr>
                <w:tcW w:w="3150" w:type="dxa"/>
              </w:tcPr>
            </w:tcPrChange>
          </w:tcPr>
          <w:p w14:paraId="06B63C1F" w14:textId="1070CD41"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val="en-US"/>
              </w:rPr>
            </w:pPr>
            <w:r w:rsidRPr="001C7900">
              <w:rPr>
                <w:rFonts w:ascii="Calibri" w:eastAsia="Times New Roman" w:hAnsi="Calibri" w:cs="Times New Roman"/>
                <w:color w:val="000000"/>
                <w:sz w:val="16"/>
                <w:szCs w:val="16"/>
                <w:lang w:val="en-US"/>
              </w:rPr>
              <w:t xml:space="preserve">These industries may not appear to have very much in common, but the threat actors who are likely to attack organizations in this segment are more likely to perform focused attacks with more time, skill, and resources. Often the sensitive information or systems are not easy to locate and require leveraging insiders and social engineering techniques. Attacks may involve insiders, outsiders, or be collusion between the two. Their goals may include gaining access to intellectual property for strategic or technological advantage. We also do not want to overlook attackers looking to abuse application functionality influence the </w:t>
            </w:r>
            <w:del w:id="462" w:author="jason" w:date="2016-01-09T22:37:00Z">
              <w:r w:rsidRPr="001C7900" w:rsidDel="00843EF2">
                <w:rPr>
                  <w:rFonts w:ascii="Calibri" w:eastAsia="Times New Roman" w:hAnsi="Calibri" w:cs="Times New Roman"/>
                  <w:color w:val="000000"/>
                  <w:sz w:val="16"/>
                  <w:szCs w:val="16"/>
                  <w:lang w:val="en-US"/>
                </w:rPr>
                <w:delText>behaviour</w:delText>
              </w:r>
            </w:del>
            <w:ins w:id="463" w:author="jason" w:date="2016-01-09T22:37:00Z">
              <w:r w:rsidR="00843EF2" w:rsidRPr="001C7900">
                <w:rPr>
                  <w:rFonts w:ascii="Calibri" w:eastAsia="Times New Roman" w:hAnsi="Calibri" w:cs="Times New Roman"/>
                  <w:color w:val="000000"/>
                  <w:sz w:val="16"/>
                  <w:szCs w:val="16"/>
                  <w:lang w:val="en-US"/>
                </w:rPr>
                <w:t>behavior</w:t>
              </w:r>
            </w:ins>
            <w:r w:rsidRPr="001C7900">
              <w:rPr>
                <w:rFonts w:ascii="Calibri" w:eastAsia="Times New Roman" w:hAnsi="Calibri" w:cs="Times New Roman"/>
                <w:color w:val="000000"/>
                <w:sz w:val="16"/>
                <w:szCs w:val="16"/>
                <w:lang w:val="en-US"/>
              </w:rPr>
              <w:t xml:space="preserve"> of or disrupt sensitive systems.</w:t>
            </w:r>
          </w:p>
          <w:p w14:paraId="270E53F6" w14:textId="7B3462FC" w:rsidR="001C7900" w:rsidRPr="001C7900" w:rsidRDefault="001C7900" w:rsidP="00A842ED">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Times New Roman" w:eastAsia="Times New Roman" w:hAnsi="Times New Roman" w:cs="Times New Roman"/>
                <w:sz w:val="16"/>
                <w:szCs w:val="16"/>
                <w:lang w:val="en-US"/>
              </w:rPr>
              <w:br/>
            </w:r>
            <w:r w:rsidRPr="001C7900">
              <w:rPr>
                <w:rFonts w:ascii="Calibri" w:eastAsia="Times New Roman" w:hAnsi="Calibri" w:cs="Times New Roman"/>
                <w:color w:val="000000"/>
                <w:sz w:val="16"/>
                <w:szCs w:val="16"/>
                <w:lang w:val="en-US"/>
              </w:rPr>
              <w:t xml:space="preserve">Most attackers are looking for sensitive data that can be used to directly or indirectly profit from </w:t>
            </w:r>
            <w:del w:id="464" w:author="jason" w:date="2016-01-09T22:38:00Z">
              <w:r w:rsidRPr="001C7900" w:rsidDel="00843EF2">
                <w:rPr>
                  <w:rFonts w:ascii="Calibri" w:eastAsia="Times New Roman" w:hAnsi="Calibri" w:cs="Times New Roman"/>
                  <w:color w:val="000000"/>
                  <w:sz w:val="16"/>
                  <w:szCs w:val="16"/>
                  <w:lang w:val="en-US"/>
                </w:rPr>
                <w:delText>to include</w:delText>
              </w:r>
            </w:del>
            <w:ins w:id="465" w:author="jason" w:date="2016-01-09T22:38:00Z">
              <w:r w:rsidR="00843EF2">
                <w:rPr>
                  <w:rFonts w:ascii="Calibri" w:eastAsia="Times New Roman" w:hAnsi="Calibri" w:cs="Times New Roman"/>
                  <w:color w:val="000000"/>
                  <w:sz w:val="16"/>
                  <w:szCs w:val="16"/>
                  <w:lang w:val="en-US"/>
                </w:rPr>
                <w:t>such as</w:t>
              </w:r>
            </w:ins>
            <w:r w:rsidRPr="001C7900">
              <w:rPr>
                <w:rFonts w:ascii="Calibri" w:eastAsia="Times New Roman" w:hAnsi="Calibri" w:cs="Times New Roman"/>
                <w:color w:val="000000"/>
                <w:sz w:val="16"/>
                <w:szCs w:val="16"/>
                <w:lang w:val="en-US"/>
              </w:rPr>
              <w:t xml:space="preserve"> personally identifiable information and payment data. </w:t>
            </w:r>
            <w:del w:id="466" w:author="jason" w:date="2016-01-09T22:39:00Z">
              <w:r w:rsidRPr="001C7900" w:rsidDel="00843EF2">
                <w:rPr>
                  <w:rFonts w:ascii="Calibri" w:eastAsia="Times New Roman" w:hAnsi="Calibri" w:cs="Times New Roman"/>
                  <w:color w:val="000000"/>
                  <w:sz w:val="16"/>
                  <w:szCs w:val="16"/>
                  <w:lang w:val="en-US"/>
                </w:rPr>
                <w:delText>Often t</w:delText>
              </w:r>
            </w:del>
            <w:del w:id="467" w:author="jason" w:date="2016-01-09T22:41:00Z">
              <w:r w:rsidRPr="001C7900" w:rsidDel="00A842ED">
                <w:rPr>
                  <w:rFonts w:ascii="Calibri" w:eastAsia="Times New Roman" w:hAnsi="Calibri" w:cs="Times New Roman"/>
                  <w:color w:val="000000"/>
                  <w:sz w:val="16"/>
                  <w:szCs w:val="16"/>
                  <w:lang w:val="en-US"/>
                </w:rPr>
                <w:delText xml:space="preserve">he data </w:delText>
              </w:r>
            </w:del>
            <w:del w:id="468" w:author="jason" w:date="2016-01-09T22:38:00Z">
              <w:r w:rsidRPr="001C7900" w:rsidDel="00843EF2">
                <w:rPr>
                  <w:rFonts w:ascii="Calibri" w:eastAsia="Times New Roman" w:hAnsi="Calibri" w:cs="Times New Roman"/>
                  <w:color w:val="000000"/>
                  <w:sz w:val="16"/>
                  <w:szCs w:val="16"/>
                  <w:lang w:val="en-US"/>
                </w:rPr>
                <w:delText>can be</w:delText>
              </w:r>
            </w:del>
            <w:del w:id="469" w:author="jason" w:date="2016-01-09T22:41:00Z">
              <w:r w:rsidRPr="001C7900" w:rsidDel="00A842ED">
                <w:rPr>
                  <w:rFonts w:ascii="Calibri" w:eastAsia="Times New Roman" w:hAnsi="Calibri" w:cs="Times New Roman"/>
                  <w:color w:val="000000"/>
                  <w:sz w:val="16"/>
                  <w:szCs w:val="16"/>
                  <w:lang w:val="en-US"/>
                </w:rPr>
                <w:delText xml:space="preserve"> used for identity theft, fraudulent payments, or a variety of fraud schemes.</w:delText>
              </w:r>
            </w:del>
          </w:p>
        </w:tc>
        <w:tc>
          <w:tcPr>
            <w:tcW w:w="1595" w:type="dxa"/>
            <w:shd w:val="clear" w:color="auto" w:fill="FFC000"/>
            <w:tcPrChange w:id="470" w:author="jason" w:date="2016-01-09T22:35:00Z">
              <w:tcPr>
                <w:tcW w:w="1595" w:type="dxa"/>
                <w:shd w:val="clear" w:color="auto" w:fill="FFC000"/>
              </w:tcPr>
            </w:tcPrChange>
          </w:tcPr>
          <w:p w14:paraId="6BB7C94D" w14:textId="53269496"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sz w:val="16"/>
                <w:szCs w:val="16"/>
              </w:rPr>
              <w:t>All network accessible applications.</w:t>
            </w:r>
          </w:p>
        </w:tc>
        <w:tc>
          <w:tcPr>
            <w:tcW w:w="1595" w:type="dxa"/>
            <w:shd w:val="clear" w:color="auto" w:fill="92D050"/>
            <w:tcPrChange w:id="471" w:author="jason" w:date="2016-01-09T22:35:00Z">
              <w:tcPr>
                <w:tcW w:w="1595" w:type="dxa"/>
                <w:shd w:val="clear" w:color="auto" w:fill="92D050"/>
              </w:tcPr>
            </w:tcPrChange>
          </w:tcPr>
          <w:p w14:paraId="1BA8BC49" w14:textId="77777777" w:rsidR="00A842ED"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ins w:id="472" w:author="jason" w:date="2016-01-09T22:44:00Z"/>
                <w:sz w:val="16"/>
                <w:szCs w:val="16"/>
              </w:rPr>
            </w:pPr>
            <w:r w:rsidRPr="001C7900">
              <w:rPr>
                <w:sz w:val="16"/>
                <w:szCs w:val="16"/>
              </w:rPr>
              <w:t xml:space="preserve">Applications containing internal information or information about employees that </w:t>
            </w:r>
            <w:proofErr w:type="gramStart"/>
            <w:r w:rsidRPr="001C7900">
              <w:rPr>
                <w:sz w:val="16"/>
                <w:szCs w:val="16"/>
              </w:rPr>
              <w:t>may be leveraged</w:t>
            </w:r>
            <w:proofErr w:type="gramEnd"/>
            <w:r w:rsidRPr="001C7900">
              <w:rPr>
                <w:sz w:val="16"/>
                <w:szCs w:val="16"/>
              </w:rPr>
              <w:t xml:space="preserve"> in social engineering.</w:t>
            </w:r>
          </w:p>
          <w:p w14:paraId="05A16006" w14:textId="77777777" w:rsidR="00A842ED" w:rsidRDefault="00A842ED" w:rsidP="001C7900">
            <w:pPr>
              <w:spacing w:before="0" w:after="0"/>
              <w:cnfStyle w:val="000000000000" w:firstRow="0" w:lastRow="0" w:firstColumn="0" w:lastColumn="0" w:oddVBand="0" w:evenVBand="0" w:oddHBand="0" w:evenHBand="0" w:firstRowFirstColumn="0" w:firstRowLastColumn="0" w:lastRowFirstColumn="0" w:lastRowLastColumn="0"/>
              <w:rPr>
                <w:ins w:id="473" w:author="jason" w:date="2016-01-09T22:44:00Z"/>
                <w:sz w:val="16"/>
                <w:szCs w:val="16"/>
              </w:rPr>
            </w:pPr>
          </w:p>
          <w:p w14:paraId="04B26D03" w14:textId="1AED8605"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del w:id="474" w:author="jason" w:date="2016-01-09T22:44:00Z">
              <w:r w:rsidRPr="001C7900" w:rsidDel="00A842ED">
                <w:rPr>
                  <w:sz w:val="16"/>
                  <w:szCs w:val="16"/>
                </w:rPr>
                <w:delText xml:space="preserve"> </w:delText>
              </w:r>
            </w:del>
            <w:proofErr w:type="gramStart"/>
            <w:r w:rsidRPr="001C7900">
              <w:rPr>
                <w:sz w:val="16"/>
                <w:szCs w:val="16"/>
              </w:rPr>
              <w:t>Applications containing nonessential, but important intellectual property or trade secrets.</w:t>
            </w:r>
            <w:proofErr w:type="gramEnd"/>
          </w:p>
        </w:tc>
        <w:tc>
          <w:tcPr>
            <w:tcW w:w="1595" w:type="dxa"/>
            <w:shd w:val="clear" w:color="auto" w:fill="00B0F0"/>
            <w:tcPrChange w:id="475" w:author="jason" w:date="2016-01-09T22:35:00Z">
              <w:tcPr>
                <w:tcW w:w="1595" w:type="dxa"/>
                <w:shd w:val="clear" w:color="auto" w:fill="00B0F0"/>
              </w:tcPr>
            </w:tcPrChange>
          </w:tcPr>
          <w:p w14:paraId="5001619A" w14:textId="77777777" w:rsidR="00A842ED"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ins w:id="476" w:author="jason" w:date="2016-01-09T22:46:00Z"/>
                <w:sz w:val="16"/>
                <w:szCs w:val="16"/>
              </w:rPr>
            </w:pPr>
            <w:r w:rsidRPr="001C7900">
              <w:rPr>
                <w:sz w:val="16"/>
                <w:szCs w:val="16"/>
              </w:rPr>
              <w:t xml:space="preserve">Applications containing valuable intellectual property, trade secrets, or government secrets (e.g. in the United States this may be anything classified at Secret or above) that is critical to the survival or success of the organization. </w:t>
            </w:r>
          </w:p>
          <w:p w14:paraId="044E4DB5" w14:textId="77777777" w:rsidR="00A842ED" w:rsidRDefault="00A842ED" w:rsidP="001C7900">
            <w:pPr>
              <w:spacing w:before="0" w:after="0"/>
              <w:cnfStyle w:val="000000000000" w:firstRow="0" w:lastRow="0" w:firstColumn="0" w:lastColumn="0" w:oddVBand="0" w:evenVBand="0" w:oddHBand="0" w:evenHBand="0" w:firstRowFirstColumn="0" w:firstRowLastColumn="0" w:lastRowFirstColumn="0" w:lastRowLastColumn="0"/>
              <w:rPr>
                <w:ins w:id="477" w:author="jason" w:date="2016-01-09T22:46:00Z"/>
                <w:sz w:val="16"/>
                <w:szCs w:val="16"/>
              </w:rPr>
            </w:pPr>
          </w:p>
          <w:p w14:paraId="4C0CBE11" w14:textId="06B9B385" w:rsidR="001C7900" w:rsidRPr="001C7900" w:rsidRDefault="001C7900" w:rsidP="00A842ED">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sz w:val="16"/>
                <w:szCs w:val="16"/>
              </w:rPr>
              <w:t xml:space="preserve">Applications controlling sensitive functionality (e.g. transit, manufacturing equipment, control systems) or that have the possibility of </w:t>
            </w:r>
            <w:del w:id="478" w:author="jason" w:date="2016-01-09T22:46:00Z">
              <w:r w:rsidRPr="001C7900" w:rsidDel="00A842ED">
                <w:rPr>
                  <w:sz w:val="16"/>
                  <w:szCs w:val="16"/>
                </w:rPr>
                <w:delText>threatening safety of lif</w:delText>
              </w:r>
            </w:del>
            <w:ins w:id="479" w:author="jason" w:date="2016-01-09T22:46:00Z">
              <w:r w:rsidR="00A842ED">
                <w:rPr>
                  <w:sz w:val="16"/>
                  <w:szCs w:val="16"/>
                </w:rPr>
                <w:t>being life threatening</w:t>
              </w:r>
            </w:ins>
          </w:p>
        </w:tc>
      </w:tr>
      <w:tr w:rsidR="001C7900" w:rsidRPr="001C7900" w14:paraId="2A6020EA" w14:textId="77777777" w:rsidTr="001C79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19F3BCE9" w14:textId="4F4AF80B" w:rsidR="001C7900" w:rsidRPr="001C7900" w:rsidRDefault="001C7900" w:rsidP="001C7900">
            <w:pPr>
              <w:spacing w:before="0" w:after="0"/>
              <w:rPr>
                <w:sz w:val="16"/>
                <w:szCs w:val="16"/>
              </w:rPr>
            </w:pPr>
            <w:r w:rsidRPr="001C7900">
              <w:rPr>
                <w:sz w:val="16"/>
                <w:szCs w:val="16"/>
              </w:rPr>
              <w:lastRenderedPageBreak/>
              <w:t>Healthcare</w:t>
            </w:r>
          </w:p>
        </w:tc>
        <w:tc>
          <w:tcPr>
            <w:tcW w:w="3150" w:type="dxa"/>
            <w:gridSpan w:val="2"/>
          </w:tcPr>
          <w:p w14:paraId="04763BA4" w14:textId="6E2BDB25" w:rsidR="001C7900" w:rsidRDefault="001C7900" w:rsidP="001C7900">
            <w:pPr>
              <w:pStyle w:val="NormalWeb"/>
              <w:spacing w:before="0" w:beforeAutospacing="0" w:after="0" w:afterAutospacing="0" w:line="240" w:lineRule="atLeast"/>
              <w:cnfStyle w:val="000000100000" w:firstRow="0" w:lastRow="0" w:firstColumn="0" w:lastColumn="0" w:oddVBand="0" w:evenVBand="0" w:oddHBand="1" w:evenHBand="0" w:firstRowFirstColumn="0" w:firstRowLastColumn="0" w:lastRowFirstColumn="0" w:lastRowLastColumn="0"/>
              <w:rPr>
                <w:ins w:id="480" w:author="jason" w:date="2016-01-09T22:48:00Z"/>
                <w:rFonts w:ascii="Calibri" w:hAnsi="Calibri"/>
                <w:color w:val="000000"/>
                <w:sz w:val="16"/>
                <w:szCs w:val="16"/>
              </w:rPr>
            </w:pPr>
            <w:r w:rsidRPr="001C7900">
              <w:rPr>
                <w:rFonts w:ascii="Calibri" w:hAnsi="Calibri"/>
                <w:color w:val="000000"/>
                <w:sz w:val="16"/>
                <w:szCs w:val="16"/>
              </w:rPr>
              <w:t xml:space="preserve">Most attackers are looking for sensitive data that can be used to directly or indirectly profit from </w:t>
            </w:r>
            <w:del w:id="481" w:author="jason" w:date="2016-01-09T22:48:00Z">
              <w:r w:rsidRPr="001C7900" w:rsidDel="0008062F">
                <w:rPr>
                  <w:rFonts w:ascii="Calibri" w:hAnsi="Calibri"/>
                  <w:color w:val="000000"/>
                  <w:sz w:val="16"/>
                  <w:szCs w:val="16"/>
                </w:rPr>
                <w:delText xml:space="preserve">to include </w:delText>
              </w:r>
            </w:del>
            <w:ins w:id="482" w:author="jason" w:date="2016-01-09T22:48:00Z">
              <w:r w:rsidR="0008062F">
                <w:rPr>
                  <w:rFonts w:ascii="Calibri" w:hAnsi="Calibri"/>
                  <w:color w:val="000000"/>
                  <w:sz w:val="16"/>
                  <w:szCs w:val="16"/>
                </w:rPr>
                <w:t xml:space="preserve">such as </w:t>
              </w:r>
            </w:ins>
            <w:r w:rsidRPr="001C7900">
              <w:rPr>
                <w:rFonts w:ascii="Calibri" w:hAnsi="Calibri"/>
                <w:color w:val="000000"/>
                <w:sz w:val="16"/>
                <w:szCs w:val="16"/>
              </w:rPr>
              <w:t xml:space="preserve">personally identifiable information and payment data. </w:t>
            </w:r>
            <w:del w:id="483" w:author="jason" w:date="2016-01-09T22:48:00Z">
              <w:r w:rsidRPr="001C7900" w:rsidDel="0008062F">
                <w:rPr>
                  <w:rFonts w:ascii="Calibri" w:hAnsi="Calibri"/>
                  <w:color w:val="000000"/>
                  <w:sz w:val="16"/>
                  <w:szCs w:val="16"/>
                </w:rPr>
                <w:delText>Often the data can be used for identity theft, fraudulent payments, or a variety of fraud schemes.</w:delText>
              </w:r>
            </w:del>
          </w:p>
          <w:p w14:paraId="238313AD" w14:textId="7696A9CA" w:rsidR="0008062F" w:rsidRPr="001C7900" w:rsidRDefault="0008062F" w:rsidP="001C7900">
            <w:pPr>
              <w:pStyle w:val="NormalWeb"/>
              <w:spacing w:before="0" w:beforeAutospacing="0" w:after="0" w:afterAutospacing="0" w:line="240" w:lineRule="atLeast"/>
              <w:cnfStyle w:val="000000100000" w:firstRow="0" w:lastRow="0" w:firstColumn="0" w:lastColumn="0" w:oddVBand="0" w:evenVBand="0" w:oddHBand="1" w:evenHBand="0" w:firstRowFirstColumn="0" w:firstRowLastColumn="0" w:lastRowFirstColumn="0" w:lastRowLastColumn="0"/>
              <w:rPr>
                <w:sz w:val="16"/>
                <w:szCs w:val="16"/>
              </w:rPr>
            </w:pPr>
            <w:ins w:id="484" w:author="jason" w:date="2016-01-09T22:49:00Z">
              <w:r>
                <w:rPr>
                  <w:rFonts w:ascii="Calibri" w:hAnsi="Calibri"/>
                  <w:color w:val="000000"/>
                  <w:sz w:val="16"/>
                  <w:szCs w:val="16"/>
                </w:rPr>
                <w:t>Electronic protected health information (</w:t>
              </w:r>
              <w:proofErr w:type="spellStart"/>
              <w:r>
                <w:rPr>
                  <w:rFonts w:ascii="Calibri" w:hAnsi="Calibri"/>
                  <w:color w:val="000000"/>
                  <w:sz w:val="16"/>
                  <w:szCs w:val="16"/>
                </w:rPr>
                <w:t>ePHI</w:t>
              </w:r>
              <w:proofErr w:type="spellEnd"/>
              <w:r>
                <w:rPr>
                  <w:rFonts w:ascii="Calibri" w:hAnsi="Calibri"/>
                  <w:color w:val="000000"/>
                  <w:sz w:val="16"/>
                  <w:szCs w:val="16"/>
                </w:rPr>
                <w:t>) used for blackmail</w:t>
              </w:r>
            </w:ins>
          </w:p>
          <w:p w14:paraId="36A2FD61" w14:textId="506059E5"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br/>
            </w:r>
            <w:r w:rsidRPr="001C7900">
              <w:rPr>
                <w:rFonts w:ascii="Calibri" w:hAnsi="Calibri"/>
                <w:color w:val="000000"/>
                <w:sz w:val="16"/>
                <w:szCs w:val="16"/>
              </w:rPr>
              <w:t>For the US healthcare sector, the Health Insurance Portability and</w:t>
            </w:r>
            <w:r w:rsidRPr="001C7900">
              <w:rPr>
                <w:rFonts w:ascii="Calibri" w:hAnsi="Calibri"/>
                <w:color w:val="000000"/>
                <w:sz w:val="16"/>
                <w:szCs w:val="16"/>
              </w:rPr>
              <w:br/>
              <w:t>Accountability Act (HIPAA) Privacy, Security, Breach Notification</w:t>
            </w:r>
            <w:r w:rsidRPr="001C7900">
              <w:rPr>
                <w:rFonts w:ascii="Calibri" w:hAnsi="Calibri"/>
                <w:color w:val="000000"/>
                <w:sz w:val="16"/>
                <w:szCs w:val="16"/>
              </w:rPr>
              <w:br/>
              <w:t xml:space="preserve">Rules and Patient Safety Rule </w:t>
            </w:r>
            <w:del w:id="485" w:author="jason" w:date="2016-01-09T22:50:00Z">
              <w:r w:rsidRPr="001C7900" w:rsidDel="0008062F">
                <w:rPr>
                  <w:rFonts w:ascii="Calibri" w:hAnsi="Calibri"/>
                  <w:color w:val="000000"/>
                  <w:sz w:val="16"/>
                  <w:szCs w:val="16"/>
                </w:rPr>
                <w:delText>(</w:delText>
              </w:r>
            </w:del>
            <w:hyperlink r:id="rId14" w:history="1">
              <w:r w:rsidRPr="001C7900">
                <w:rPr>
                  <w:rStyle w:val="Hyperlink"/>
                  <w:rFonts w:ascii="Calibri" w:hAnsi="Calibri"/>
                  <w:color w:val="1155CC"/>
                  <w:sz w:val="16"/>
                  <w:szCs w:val="16"/>
                </w:rPr>
                <w:t>http://www.hhs.gov/ocr/privacy/</w:t>
              </w:r>
            </w:hyperlink>
            <w:del w:id="486" w:author="jason" w:date="2016-01-09T22:50:00Z">
              <w:r w:rsidRPr="001C7900" w:rsidDel="0008062F">
                <w:rPr>
                  <w:rFonts w:ascii="Calibri" w:hAnsi="Calibri"/>
                  <w:color w:val="000000"/>
                  <w:sz w:val="16"/>
                  <w:szCs w:val="16"/>
                </w:rPr>
                <w:delText>=</w:delText>
              </w:r>
              <w:r w:rsidRPr="0008062F" w:rsidDel="0008062F">
                <w:rPr>
                  <w:rPrChange w:id="487" w:author="jason" w:date="2016-01-09T22:50:00Z">
                    <w:rPr>
                      <w:rStyle w:val="Hyperlink"/>
                      <w:rFonts w:ascii="Calibri" w:hAnsi="Calibri"/>
                      <w:color w:val="000000"/>
                      <w:sz w:val="16"/>
                      <w:szCs w:val="16"/>
                    </w:rPr>
                  </w:rPrChange>
                </w:rPr>
                <w:delText>.</w:delText>
              </w:r>
            </w:del>
          </w:p>
        </w:tc>
        <w:tc>
          <w:tcPr>
            <w:tcW w:w="1595" w:type="dxa"/>
            <w:shd w:val="clear" w:color="auto" w:fill="FFC000"/>
          </w:tcPr>
          <w:p w14:paraId="25DF37B3" w14:textId="338A27D3"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hAnsi="Calibri"/>
                <w:color w:val="000000"/>
                <w:sz w:val="16"/>
                <w:szCs w:val="16"/>
              </w:rPr>
              <w:t>All network accessible applications</w:t>
            </w:r>
          </w:p>
        </w:tc>
        <w:tc>
          <w:tcPr>
            <w:tcW w:w="1595" w:type="dxa"/>
            <w:shd w:val="clear" w:color="auto" w:fill="92D050"/>
          </w:tcPr>
          <w:p w14:paraId="7F68901C" w14:textId="0674EE39"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1C7900">
              <w:rPr>
                <w:rFonts w:ascii="Calibri" w:hAnsi="Calibri"/>
                <w:color w:val="000000"/>
                <w:sz w:val="16"/>
                <w:szCs w:val="16"/>
              </w:rPr>
              <w:t>Applications with small or moderate amounts of sensitive medical information (Protected Health Information), Personally Identifiable Information, or payment data.</w:t>
            </w:r>
            <w:proofErr w:type="gramEnd"/>
          </w:p>
        </w:tc>
        <w:tc>
          <w:tcPr>
            <w:tcW w:w="1595" w:type="dxa"/>
            <w:shd w:val="clear" w:color="auto" w:fill="00B0F0"/>
          </w:tcPr>
          <w:p w14:paraId="696D8A50" w14:textId="021BE05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hAnsi="Calibri"/>
                <w:color w:val="000000"/>
                <w:sz w:val="16"/>
                <w:szCs w:val="16"/>
              </w:rPr>
              <w:t xml:space="preserve">Applications used to control medical equipment, devices, or records that may endanger human life. Payment and Point of Sale systems (POS) that contain large amounts of transaction data that </w:t>
            </w:r>
            <w:proofErr w:type="gramStart"/>
            <w:r w:rsidRPr="001C7900">
              <w:rPr>
                <w:rFonts w:ascii="Calibri" w:hAnsi="Calibri"/>
                <w:color w:val="000000"/>
                <w:sz w:val="16"/>
                <w:szCs w:val="16"/>
              </w:rPr>
              <w:t>could be used</w:t>
            </w:r>
            <w:proofErr w:type="gramEnd"/>
            <w:r w:rsidRPr="001C7900">
              <w:rPr>
                <w:rFonts w:ascii="Calibri" w:hAnsi="Calibri"/>
                <w:color w:val="000000"/>
                <w:sz w:val="16"/>
                <w:szCs w:val="16"/>
              </w:rPr>
              <w:t xml:space="preserve"> to commit fraud. This includes any administrative interfaces for these applications</w:t>
            </w:r>
          </w:p>
        </w:tc>
      </w:tr>
      <w:tr w:rsidR="001C7900" w:rsidRPr="001C7900" w14:paraId="6AB9E6EB" w14:textId="77777777" w:rsidTr="001C7900">
        <w:trPr>
          <w:cantSplit/>
        </w:trPr>
        <w:tc>
          <w:tcPr>
            <w:cnfStyle w:val="001000000000" w:firstRow="0" w:lastRow="0" w:firstColumn="1" w:lastColumn="0" w:oddVBand="0" w:evenVBand="0" w:oddHBand="0" w:evenHBand="0" w:firstRowFirstColumn="0" w:firstRowLastColumn="0" w:lastRowFirstColumn="0" w:lastRowLastColumn="0"/>
            <w:tcW w:w="1075" w:type="dxa"/>
          </w:tcPr>
          <w:p w14:paraId="45E3D11F" w14:textId="77777777" w:rsidR="0028750C" w:rsidRDefault="001C7900" w:rsidP="0028750C">
            <w:pPr>
              <w:spacing w:before="0" w:after="0"/>
              <w:rPr>
                <w:ins w:id="488" w:author="jason" w:date="2016-01-10T10:36:00Z"/>
                <w:sz w:val="16"/>
                <w:szCs w:val="16"/>
              </w:rPr>
            </w:pPr>
            <w:r w:rsidRPr="001C7900">
              <w:rPr>
                <w:sz w:val="16"/>
                <w:szCs w:val="16"/>
              </w:rPr>
              <w:t>Retail</w:t>
            </w:r>
            <w:del w:id="489" w:author="jason" w:date="2016-01-10T10:36:00Z">
              <w:r w:rsidRPr="001C7900" w:rsidDel="0028750C">
                <w:rPr>
                  <w:sz w:val="16"/>
                  <w:szCs w:val="16"/>
                </w:rPr>
                <w:delText>,</w:delText>
              </w:r>
            </w:del>
          </w:p>
          <w:p w14:paraId="2EF473DA" w14:textId="77777777" w:rsidR="0028750C" w:rsidRDefault="001C7900" w:rsidP="0028750C">
            <w:pPr>
              <w:spacing w:before="0" w:after="0"/>
              <w:rPr>
                <w:ins w:id="490" w:author="jason" w:date="2016-01-10T10:36:00Z"/>
                <w:sz w:val="16"/>
                <w:szCs w:val="16"/>
              </w:rPr>
            </w:pPr>
            <w:del w:id="491" w:author="jason" w:date="2016-01-10T10:36:00Z">
              <w:r w:rsidRPr="001C7900" w:rsidDel="0028750C">
                <w:rPr>
                  <w:sz w:val="16"/>
                  <w:szCs w:val="16"/>
                </w:rPr>
                <w:delText xml:space="preserve"> f</w:delText>
              </w:r>
            </w:del>
            <w:ins w:id="492" w:author="jason" w:date="2016-01-10T10:36:00Z">
              <w:r w:rsidR="0028750C">
                <w:rPr>
                  <w:sz w:val="16"/>
                  <w:szCs w:val="16"/>
                </w:rPr>
                <w:t>F</w:t>
              </w:r>
            </w:ins>
            <w:r w:rsidRPr="001C7900">
              <w:rPr>
                <w:sz w:val="16"/>
                <w:szCs w:val="16"/>
              </w:rPr>
              <w:t>ood</w:t>
            </w:r>
            <w:del w:id="493" w:author="jason" w:date="2016-01-10T10:36:00Z">
              <w:r w:rsidRPr="001C7900" w:rsidDel="0028750C">
                <w:rPr>
                  <w:sz w:val="16"/>
                  <w:szCs w:val="16"/>
                </w:rPr>
                <w:delText>,</w:delText>
              </w:r>
            </w:del>
          </w:p>
          <w:p w14:paraId="44DB8288" w14:textId="5DC3A29E" w:rsidR="001C7900" w:rsidRPr="001C7900" w:rsidRDefault="001C7900" w:rsidP="0028750C">
            <w:pPr>
              <w:spacing w:before="0" w:after="0"/>
              <w:rPr>
                <w:sz w:val="16"/>
                <w:szCs w:val="16"/>
              </w:rPr>
            </w:pPr>
            <w:del w:id="494" w:author="jason" w:date="2016-01-10T10:36:00Z">
              <w:r w:rsidRPr="001C7900" w:rsidDel="0028750C">
                <w:rPr>
                  <w:sz w:val="16"/>
                  <w:szCs w:val="16"/>
                </w:rPr>
                <w:delText xml:space="preserve"> </w:delText>
              </w:r>
            </w:del>
            <w:ins w:id="495" w:author="jason" w:date="2016-01-10T10:36:00Z">
              <w:r w:rsidR="0028750C">
                <w:rPr>
                  <w:sz w:val="16"/>
                  <w:szCs w:val="16"/>
                </w:rPr>
                <w:t>H</w:t>
              </w:r>
            </w:ins>
            <w:del w:id="496" w:author="jason" w:date="2016-01-10T10:36:00Z">
              <w:r w:rsidRPr="001C7900" w:rsidDel="0028750C">
                <w:rPr>
                  <w:sz w:val="16"/>
                  <w:szCs w:val="16"/>
                </w:rPr>
                <w:delText>h</w:delText>
              </w:r>
            </w:del>
            <w:r w:rsidRPr="001C7900">
              <w:rPr>
                <w:sz w:val="16"/>
                <w:szCs w:val="16"/>
              </w:rPr>
              <w:t>ospitality</w:t>
            </w:r>
          </w:p>
        </w:tc>
        <w:tc>
          <w:tcPr>
            <w:tcW w:w="3150" w:type="dxa"/>
            <w:gridSpan w:val="2"/>
          </w:tcPr>
          <w:p w14:paraId="342B66DC" w14:textId="3BA76977"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Calibri" w:hAnsi="Calibri"/>
                <w:color w:val="000000"/>
                <w:sz w:val="16"/>
                <w:szCs w:val="16"/>
              </w:rPr>
              <w:t>Many of the attackers in this segment utilize opportunistic "smash and grab" tactics. However, there is also a regular threat of specific attacks on applications known to contain payment information, perform financial transactions, or store personally identifiable information. Although less likely than the threats mentioned above, there is also the possibility of more advanced threats attacking this industry segment to steal intellectual property, gain competitive intelligence, or gain an advantage with the target organization or a business partner in negotiations.</w:t>
            </w:r>
          </w:p>
        </w:tc>
        <w:tc>
          <w:tcPr>
            <w:tcW w:w="1595" w:type="dxa"/>
            <w:shd w:val="clear" w:color="auto" w:fill="FFC000"/>
          </w:tcPr>
          <w:p w14:paraId="0015DC65" w14:textId="208D6A67"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Calibri" w:hAnsi="Calibri"/>
                <w:color w:val="000000"/>
                <w:sz w:val="16"/>
                <w:szCs w:val="16"/>
              </w:rPr>
              <w:t>All network accessible applications.</w:t>
            </w:r>
          </w:p>
        </w:tc>
        <w:tc>
          <w:tcPr>
            <w:tcW w:w="1595" w:type="dxa"/>
            <w:shd w:val="clear" w:color="auto" w:fill="92D050"/>
          </w:tcPr>
          <w:p w14:paraId="4FF48E46" w14:textId="77777777" w:rsidR="00E1599E"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ins w:id="497" w:author="jason" w:date="2016-01-09T22:51:00Z"/>
                <w:rFonts w:ascii="Calibri" w:hAnsi="Calibri"/>
                <w:color w:val="000000"/>
                <w:sz w:val="16"/>
                <w:szCs w:val="16"/>
              </w:rPr>
            </w:pPr>
            <w:r w:rsidRPr="001C7900">
              <w:rPr>
                <w:rFonts w:ascii="Calibri" w:hAnsi="Calibri"/>
                <w:color w:val="000000"/>
                <w:sz w:val="16"/>
                <w:szCs w:val="16"/>
              </w:rPr>
              <w:t xml:space="preserve">Suitable for business applications, product catalogue information, internal corporate information, and applications with limited user information (e.g. contact information). </w:t>
            </w:r>
          </w:p>
          <w:p w14:paraId="32887CE2" w14:textId="77777777" w:rsidR="00E1599E" w:rsidRDefault="00E1599E" w:rsidP="001C7900">
            <w:pPr>
              <w:spacing w:before="0" w:after="0"/>
              <w:cnfStyle w:val="000000000000" w:firstRow="0" w:lastRow="0" w:firstColumn="0" w:lastColumn="0" w:oddVBand="0" w:evenVBand="0" w:oddHBand="0" w:evenHBand="0" w:firstRowFirstColumn="0" w:firstRowLastColumn="0" w:lastRowFirstColumn="0" w:lastRowLastColumn="0"/>
              <w:rPr>
                <w:ins w:id="498" w:author="jason" w:date="2016-01-09T22:51:00Z"/>
                <w:rFonts w:ascii="Calibri" w:hAnsi="Calibri"/>
                <w:color w:val="000000"/>
                <w:sz w:val="16"/>
                <w:szCs w:val="16"/>
              </w:rPr>
            </w:pPr>
          </w:p>
          <w:p w14:paraId="61B4B354" w14:textId="7403029F"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1C7900">
              <w:rPr>
                <w:rFonts w:ascii="Calibri" w:hAnsi="Calibri"/>
                <w:color w:val="000000"/>
                <w:sz w:val="16"/>
                <w:szCs w:val="16"/>
              </w:rPr>
              <w:t>Applications with small or moderate amounts of payment data or checkout functionality.</w:t>
            </w:r>
            <w:proofErr w:type="gramEnd"/>
          </w:p>
        </w:tc>
        <w:tc>
          <w:tcPr>
            <w:tcW w:w="1595" w:type="dxa"/>
            <w:shd w:val="clear" w:color="auto" w:fill="00B0F0"/>
          </w:tcPr>
          <w:p w14:paraId="392BABF7" w14:textId="77777777" w:rsidR="00E1599E"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ins w:id="499" w:author="jason" w:date="2016-01-09T22:52:00Z"/>
                <w:rFonts w:ascii="Calibri" w:hAnsi="Calibri"/>
                <w:color w:val="000000"/>
                <w:sz w:val="16"/>
                <w:szCs w:val="16"/>
              </w:rPr>
            </w:pPr>
            <w:r w:rsidRPr="001C7900">
              <w:rPr>
                <w:rFonts w:ascii="Calibri" w:hAnsi="Calibri"/>
                <w:color w:val="000000"/>
                <w:sz w:val="16"/>
                <w:szCs w:val="16"/>
              </w:rPr>
              <w:t xml:space="preserve">Payment and Point of Sale systems (POS) that contain large amounts of transaction data that </w:t>
            </w:r>
            <w:proofErr w:type="gramStart"/>
            <w:r w:rsidRPr="001C7900">
              <w:rPr>
                <w:rFonts w:ascii="Calibri" w:hAnsi="Calibri"/>
                <w:color w:val="000000"/>
                <w:sz w:val="16"/>
                <w:szCs w:val="16"/>
              </w:rPr>
              <w:t>could be used</w:t>
            </w:r>
            <w:proofErr w:type="gramEnd"/>
            <w:r w:rsidRPr="001C7900">
              <w:rPr>
                <w:rFonts w:ascii="Calibri" w:hAnsi="Calibri"/>
                <w:color w:val="000000"/>
                <w:sz w:val="16"/>
                <w:szCs w:val="16"/>
              </w:rPr>
              <w:t xml:space="preserve"> to commit fraud. This includes any administrative interfaces for these applications. </w:t>
            </w:r>
          </w:p>
          <w:p w14:paraId="16A4F516" w14:textId="77777777" w:rsidR="00E1599E" w:rsidRDefault="00E1599E" w:rsidP="001C7900">
            <w:pPr>
              <w:spacing w:before="0" w:after="0"/>
              <w:cnfStyle w:val="000000000000" w:firstRow="0" w:lastRow="0" w:firstColumn="0" w:lastColumn="0" w:oddVBand="0" w:evenVBand="0" w:oddHBand="0" w:evenHBand="0" w:firstRowFirstColumn="0" w:firstRowLastColumn="0" w:lastRowFirstColumn="0" w:lastRowLastColumn="0"/>
              <w:rPr>
                <w:ins w:id="500" w:author="jason" w:date="2016-01-09T22:52:00Z"/>
                <w:rFonts w:ascii="Calibri" w:hAnsi="Calibri"/>
                <w:color w:val="000000"/>
                <w:sz w:val="16"/>
                <w:szCs w:val="16"/>
              </w:rPr>
            </w:pPr>
          </w:p>
          <w:p w14:paraId="6C5096E6" w14:textId="5B70EF9B"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Calibri" w:hAnsi="Calibri"/>
                <w:color w:val="000000"/>
                <w:sz w:val="16"/>
                <w:szCs w:val="16"/>
              </w:rPr>
              <w:t>Applications with a large volume of sensitive information like full credit card numbers, mother's maiden name, social security numbers etc.</w:t>
            </w:r>
          </w:p>
        </w:tc>
      </w:tr>
    </w:tbl>
    <w:p w14:paraId="27D8C38A" w14:textId="77777777" w:rsidR="001C7900" w:rsidRPr="001C7900" w:rsidRDefault="001C7900" w:rsidP="001C7900">
      <w:pPr>
        <w:pStyle w:val="Heading1"/>
      </w:pPr>
      <w:bookmarkStart w:id="501" w:name="_Toc440139675"/>
      <w:r w:rsidRPr="001C7900">
        <w:lastRenderedPageBreak/>
        <w:t>Case Studies</w:t>
      </w:r>
      <w:bookmarkEnd w:id="501"/>
    </w:p>
    <w:p w14:paraId="41D23C94" w14:textId="77777777" w:rsidR="001C7900" w:rsidRPr="001C7900" w:rsidRDefault="001C7900" w:rsidP="001C7900">
      <w:pPr>
        <w:pStyle w:val="Heading2"/>
      </w:pPr>
      <w:r w:rsidRPr="001C7900">
        <w:t>Case Study 1: As a Security Testing Guide</w:t>
      </w:r>
    </w:p>
    <w:p w14:paraId="396AE37D" w14:textId="77777777" w:rsidR="001C7900" w:rsidRDefault="001C7900" w:rsidP="001C7900">
      <w:r>
        <w:t xml:space="preserve">At a private university in Utah, USA, the campus Red Team uses the OWASP ASVS as a guide when performing application penetration tests. It </w:t>
      </w:r>
      <w:proofErr w:type="gramStart"/>
      <w:r>
        <w:t>is used</w:t>
      </w:r>
      <w:proofErr w:type="gramEnd"/>
      <w:r>
        <w:t xml:space="preserve"> throughout the penetration testing process, from initial planning and scoping meetings to guidance for testing activities, and as a way to frame the findings of the final report to clients. The Red Team also organizes training for the team using the ASVS.</w:t>
      </w:r>
    </w:p>
    <w:p w14:paraId="54A61790" w14:textId="77777777" w:rsidR="001C7900" w:rsidRDefault="001C7900" w:rsidP="001C7900">
      <w:r>
        <w:t xml:space="preserve">The campus Red Team performs network and application penetration testing for various departments on campus as part of the overall university's information security strategy. During initial planning meetings, clients are often reticent to give permission for their application to </w:t>
      </w:r>
      <w:proofErr w:type="gramStart"/>
      <w:r>
        <w:t>be tested</w:t>
      </w:r>
      <w:proofErr w:type="gramEnd"/>
      <w:r>
        <w:t xml:space="preserve"> by a team of students. By introducing the ASVS and explaining to stakeholders that testing activities will be guided by this standard, and that the final report will include how the application performed against the standard, many concerns are immediately resolved. The ASVS </w:t>
      </w:r>
      <w:proofErr w:type="gramStart"/>
      <w:r>
        <w:t>is then used</w:t>
      </w:r>
      <w:proofErr w:type="gramEnd"/>
      <w:r>
        <w:t xml:space="preserve"> during scoping to help determine how much time and effort will be spent on the test. By using the predefined verification levels of the ASVS, the Red Team explains risk-based testing. This helps the client, stakeholders, and the team to come to an agreement on an appropriate scope for the application in question. </w:t>
      </w:r>
    </w:p>
    <w:p w14:paraId="02E2D166" w14:textId="515B166C" w:rsidR="001C7900" w:rsidRDefault="001C7900" w:rsidP="001C7900">
      <w:r>
        <w:t xml:space="preserve">Once testing begins, the Red Team uses the ASVS to organize activities and </w:t>
      </w:r>
      <w:proofErr w:type="gramStart"/>
      <w:r>
        <w:t>divide up</w:t>
      </w:r>
      <w:proofErr w:type="gramEnd"/>
      <w:r>
        <w:t xml:space="preserve"> the workload. By tracking which verification requirements </w:t>
      </w:r>
      <w:proofErr w:type="gramStart"/>
      <w:r>
        <w:t>have been tested</w:t>
      </w:r>
      <w:proofErr w:type="gramEnd"/>
      <w:r>
        <w:t xml:space="preserve"> and which are still pending, project managers for the team can easily see how the test is progressing. This leads to improved communication with clients and gives project managers the ability </w:t>
      </w:r>
      <w:proofErr w:type="gramStart"/>
      <w:r>
        <w:t>to better manage</w:t>
      </w:r>
      <w:proofErr w:type="gramEnd"/>
      <w:r>
        <w:t xml:space="preserve"> resources. Because the Red Team is composed primarily of students, most team members have multiple demands on their time from different courses. Well-defined tasks, based on individual verification requirements or entire categories, help team members know exactly what needs to be tested and allow</w:t>
      </w:r>
      <w:ins w:id="502" w:author="jason" w:date="2016-01-09T22:59:00Z">
        <w:r w:rsidR="00E1599E">
          <w:t>s</w:t>
        </w:r>
      </w:ins>
      <w:r>
        <w:t xml:space="preserve"> them to provide accurate estimations on how long a task will take to complete. Reporting also benefits from the clear organization of the ASVS, as team members can write up a finding before moving on to the next task, effectively performing the majority of report writing concurrently with the penetration test.</w:t>
      </w:r>
    </w:p>
    <w:p w14:paraId="5287E09D" w14:textId="77777777" w:rsidR="001C7900" w:rsidRDefault="001C7900" w:rsidP="001C7900">
      <w:r>
        <w:t xml:space="preserve">The Red Team organizes the final report around the ASVS, reporting the status of each verification requirement and providing further details where appropriate. This gives clients and stakeholders a good idea of where their application stands as measured by the standard, and is extremely valuable on follow-up engagements because it allows them to see how security has improved or regressed over time. Furthermore, stakeholders interested in how the application performed a specific category or categories can easily find out that information because the report format aligns so closely with the ASVS. The clear organization of the ASVS has also made it easier to train new team members on how to write a report when compared to the previous report format. </w:t>
      </w:r>
    </w:p>
    <w:p w14:paraId="41C0C778" w14:textId="77777777" w:rsidR="001C7900" w:rsidRDefault="001C7900" w:rsidP="001C7900">
      <w:r>
        <w:lastRenderedPageBreak/>
        <w:t xml:space="preserve">Finally, training of the Red Team has improved after adopting the ASVS. Previously, weekly trainings were </w:t>
      </w:r>
      <w:proofErr w:type="spellStart"/>
      <w:r>
        <w:t>centered</w:t>
      </w:r>
      <w:proofErr w:type="spellEnd"/>
      <w:r>
        <w:t xml:space="preserve"> on a topic chosen by the team lead or project manager. These </w:t>
      </w:r>
      <w:proofErr w:type="gramStart"/>
      <w:r>
        <w:t>were selected</w:t>
      </w:r>
      <w:proofErr w:type="gramEnd"/>
      <w:r>
        <w:t xml:space="preserve"> based on requests by team members and perceived need. Training based on these criteria had the potential to broaden the skills of team members, but did not necessarily relate to core Red Team activities. In other words, the team did not get significantly better at penetration testing. After adopting the ASVS, team training now focuses on how to test individual verification requirements. This has led to a significant improvement in the measurable skills of individual team members and the quality of final reports.</w:t>
      </w:r>
    </w:p>
    <w:p w14:paraId="1BB12EAC" w14:textId="77777777" w:rsidR="001C7900" w:rsidRPr="001C7900" w:rsidRDefault="001C7900" w:rsidP="001C7900">
      <w:pPr>
        <w:pStyle w:val="Heading2"/>
      </w:pPr>
      <w:r w:rsidRPr="001C7900">
        <w:t>Case Study 2: As a secure SDLC</w:t>
      </w:r>
    </w:p>
    <w:p w14:paraId="77583B6C" w14:textId="4DBFB50E" w:rsidR="001C7900" w:rsidRDefault="001C7900" w:rsidP="001C7900">
      <w:r>
        <w:t xml:space="preserve">A </w:t>
      </w:r>
      <w:r w:rsidR="00721C05">
        <w:t>start up</w:t>
      </w:r>
      <w:r>
        <w:t xml:space="preserve"> looking to provide big data analytics to financial institutions realises that security in development is on top of the list of requirements in order to obtain access to and process financial metadata. In this instance, the </w:t>
      </w:r>
      <w:del w:id="503" w:author="jason" w:date="2016-01-09T23:01:00Z">
        <w:r w:rsidR="00721C05" w:rsidDel="00E1599E">
          <w:delText>start up</w:delText>
        </w:r>
      </w:del>
      <w:ins w:id="504" w:author="jason" w:date="2016-01-09T23:01:00Z">
        <w:r w:rsidR="00E1599E">
          <w:t>start-up</w:t>
        </w:r>
      </w:ins>
      <w:r>
        <w:t xml:space="preserve"> has chosen to use the ASVS as the basis of their agile secure development lifecycle. </w:t>
      </w:r>
    </w:p>
    <w:p w14:paraId="0EEC8E41" w14:textId="666A7C96" w:rsidR="001C7900" w:rsidRDefault="001C7900" w:rsidP="001C7900">
      <w:r>
        <w:t xml:space="preserve">The </w:t>
      </w:r>
      <w:del w:id="505" w:author="jason" w:date="2016-01-09T23:01:00Z">
        <w:r w:rsidR="00721C05" w:rsidDel="00E1599E">
          <w:delText>start up</w:delText>
        </w:r>
      </w:del>
      <w:ins w:id="506" w:author="jason" w:date="2016-01-09T23:01:00Z">
        <w:r w:rsidR="00E1599E">
          <w:t>start-up</w:t>
        </w:r>
      </w:ins>
      <w:r>
        <w:t xml:space="preserve"> uses the ASVS to generate epics and use cases for functional security issues, such as how best to implement login functionality. The </w:t>
      </w:r>
      <w:del w:id="507" w:author="jason" w:date="2016-01-09T23:01:00Z">
        <w:r w:rsidR="00721C05" w:rsidDel="00E1599E">
          <w:delText>start up</w:delText>
        </w:r>
      </w:del>
      <w:ins w:id="508" w:author="jason" w:date="2016-01-09T23:01:00Z">
        <w:r w:rsidR="00E1599E">
          <w:t>start-up</w:t>
        </w:r>
      </w:ins>
      <w:r>
        <w:t xml:space="preserve"> uses ASVS in a different way than most - it looks through ASVS, picking the requirements that suit the current sprint, and adds them directly to the sprint backlog if </w:t>
      </w:r>
      <w:del w:id="509" w:author="jason" w:date="2016-01-10T10:35:00Z">
        <w:r w:rsidDel="0028750C">
          <w:delText>it’s</w:delText>
        </w:r>
      </w:del>
      <w:ins w:id="510" w:author="jason" w:date="2016-01-10T10:35:00Z">
        <w:r w:rsidR="0028750C">
          <w:t>it is</w:t>
        </w:r>
      </w:ins>
      <w:r>
        <w:t xml:space="preserve"> a functional requirement, or as a constraint to existing use cases if non-functional. For example, adding TOTP </w:t>
      </w:r>
      <w:del w:id="511" w:author="jason" w:date="2016-01-09T23:02:00Z">
        <w:r w:rsidDel="00B84661">
          <w:delText>two factor</w:delText>
        </w:r>
      </w:del>
      <w:ins w:id="512" w:author="jason" w:date="2016-01-09T23:02:00Z">
        <w:r w:rsidR="00B84661">
          <w:t>two-factor</w:t>
        </w:r>
      </w:ins>
      <w:r>
        <w:t xml:space="preserve"> authentication </w:t>
      </w:r>
      <w:proofErr w:type="gramStart"/>
      <w:r>
        <w:t>was selected</w:t>
      </w:r>
      <w:proofErr w:type="gramEnd"/>
      <w:r>
        <w:t xml:space="preserve">, along with password policies and a web service regulator that doubles as a brute force detection and prevention mechanism. In future sprints, additional requirements will be selected based upon a “just in time”, “you </w:t>
      </w:r>
      <w:proofErr w:type="spellStart"/>
      <w:r>
        <w:t>ain’t</w:t>
      </w:r>
      <w:proofErr w:type="spellEnd"/>
      <w:r>
        <w:t xml:space="preserve"> </w:t>
      </w:r>
      <w:proofErr w:type="spellStart"/>
      <w:r>
        <w:t>gonna</w:t>
      </w:r>
      <w:proofErr w:type="spellEnd"/>
      <w:r>
        <w:t xml:space="preserve"> need it” basis. </w:t>
      </w:r>
    </w:p>
    <w:p w14:paraId="241A1C5F" w14:textId="77777777" w:rsidR="001C7900" w:rsidRDefault="001C7900" w:rsidP="001C7900">
      <w:r>
        <w:t xml:space="preserve">The developers use the ASVS as a peer review checklist, which ensures unsafe code does not get checked in, and in retrospective plans to challenge developers who have checked in a new feature to ensure that they have considered likely ASVS requirements and if anything can be improved or reduced in future sprints. </w:t>
      </w:r>
    </w:p>
    <w:p w14:paraId="18BF2A4D" w14:textId="1A812424" w:rsidR="001C7900" w:rsidRDefault="001C7900" w:rsidP="001C7900">
      <w:r>
        <w:t xml:space="preserve">Lastly, the developers use the ASVS as part of their automated verification secure unit and integration test suites to test for use, abuse, and fuzz testing cases. The aim is to reduce the risk from waterfall methodology “penetration testing at the end” causing expensive refactoring when delivering milestone builds into production. </w:t>
      </w:r>
      <w:del w:id="513" w:author="jason" w:date="2016-01-10T10:34:00Z">
        <w:r w:rsidDel="0028750C">
          <w:delText xml:space="preserve">As </w:delText>
        </w:r>
      </w:del>
      <w:ins w:id="514" w:author="jason" w:date="2016-01-10T10:34:00Z">
        <w:r w:rsidR="0028750C">
          <w:t xml:space="preserve">Since </w:t>
        </w:r>
      </w:ins>
      <w:r>
        <w:t xml:space="preserve">new builds </w:t>
      </w:r>
      <w:proofErr w:type="gramStart"/>
      <w:r>
        <w:t>could be promoted</w:t>
      </w:r>
      <w:proofErr w:type="gramEnd"/>
      <w:r>
        <w:t xml:space="preserve"> after every sprint, it is not sufficient to rely upon a single assurance activity, and so by automating their testing regime, there should be no significant issues that can be found by even a skilled penetration tester with weeks to test the application. </w:t>
      </w:r>
    </w:p>
    <w:p w14:paraId="78C691E1" w14:textId="77777777" w:rsidR="001C7900" w:rsidRPr="001C7900" w:rsidRDefault="001C7900" w:rsidP="001C7900">
      <w:pPr>
        <w:pStyle w:val="Heading1"/>
      </w:pPr>
      <w:bookmarkStart w:id="515" w:name="_Toc440139676"/>
      <w:r w:rsidRPr="001C7900">
        <w:lastRenderedPageBreak/>
        <w:t>Assessing software has achieved a verification level</w:t>
      </w:r>
      <w:bookmarkEnd w:id="515"/>
    </w:p>
    <w:p w14:paraId="74D750A2" w14:textId="77777777" w:rsidR="001C7900" w:rsidRPr="001C7900" w:rsidRDefault="001C7900" w:rsidP="001C7900">
      <w:pPr>
        <w:pStyle w:val="Heading2"/>
      </w:pPr>
      <w:r w:rsidRPr="001C7900">
        <w:t>OWASP’s stance on ASVS Certifications and Trust Marks</w:t>
      </w:r>
    </w:p>
    <w:p w14:paraId="3FC0E2DD" w14:textId="42B318F7" w:rsidR="00905A40" w:rsidRDefault="001C7900" w:rsidP="001C7900">
      <w:pPr>
        <w:rPr>
          <w:ins w:id="516" w:author="jason" w:date="2016-01-10T10:31:00Z"/>
        </w:rPr>
      </w:pPr>
      <w:r>
        <w:t xml:space="preserve">OWASP, as a vendor-neutral not-for-profit organisation, does not certify any vendors, verifiers or </w:t>
      </w:r>
      <w:ins w:id="517" w:author="jason" w:date="2016-01-10T10:33:00Z">
        <w:r w:rsidR="00905A40">
          <w:t>software. All</w:t>
        </w:r>
      </w:ins>
      <w:r>
        <w:t xml:space="preserve"> such assurance assertions, trust marks, or certifications </w:t>
      </w:r>
      <w:proofErr w:type="gramStart"/>
      <w:r>
        <w:t>are not officially vetted, registered, or certified by OWASP</w:t>
      </w:r>
      <w:proofErr w:type="gramEnd"/>
      <w:ins w:id="518" w:author="jason" w:date="2016-01-10T10:30:00Z">
        <w:r w:rsidR="00905A40">
          <w:t>.</w:t>
        </w:r>
      </w:ins>
      <w:del w:id="519" w:author="jason" w:date="2016-01-10T10:31:00Z">
        <w:r w:rsidDel="00905A40">
          <w:delText>, so an o</w:delText>
        </w:r>
      </w:del>
    </w:p>
    <w:p w14:paraId="60BDA2CD" w14:textId="1FA39792" w:rsidR="001C7900" w:rsidRDefault="00905A40" w:rsidP="001C7900">
      <w:ins w:id="520" w:author="jason" w:date="2016-01-10T10:31:00Z">
        <w:r>
          <w:t>O</w:t>
        </w:r>
      </w:ins>
      <w:r w:rsidR="001C7900">
        <w:t>rganization</w:t>
      </w:r>
      <w:ins w:id="521" w:author="jason" w:date="2016-01-10T10:32:00Z">
        <w:r>
          <w:t>s</w:t>
        </w:r>
      </w:ins>
      <w:r w:rsidR="001C7900">
        <w:t xml:space="preserve"> </w:t>
      </w:r>
      <w:del w:id="522" w:author="jason" w:date="2016-01-10T10:32:00Z">
        <w:r w:rsidR="001C7900" w:rsidDel="00905A40">
          <w:delText>relying upon such a view needs to be cautious of the trust placed in any third party or trust mark</w:delText>
        </w:r>
      </w:del>
      <w:ins w:id="523" w:author="jason" w:date="2016-01-10T10:32:00Z">
        <w:r>
          <w:t>should be sceptical of vendors</w:t>
        </w:r>
      </w:ins>
      <w:r w:rsidR="001C7900">
        <w:t xml:space="preserve"> claiming ASVS certification. </w:t>
      </w:r>
    </w:p>
    <w:p w14:paraId="661B753A" w14:textId="77777777" w:rsidR="001C7900" w:rsidRDefault="001C7900" w:rsidP="001C7900">
      <w:r>
        <w:t xml:space="preserve">This should not inhibit organizations from offering such assurance services, as long as they do not claim official OWASP certification. </w:t>
      </w:r>
    </w:p>
    <w:p w14:paraId="466D3259" w14:textId="77777777" w:rsidR="001C7900" w:rsidRPr="001C7900" w:rsidRDefault="001C7900" w:rsidP="001C7900">
      <w:pPr>
        <w:pStyle w:val="Heading2"/>
      </w:pPr>
      <w:r w:rsidRPr="001C7900">
        <w:t>Guidance for certifying organizations</w:t>
      </w:r>
    </w:p>
    <w:p w14:paraId="663158F8" w14:textId="77777777" w:rsidR="001C7900" w:rsidRDefault="001C7900" w:rsidP="001C7900">
      <w:r>
        <w:t xml:space="preserve">The Application Security Verification Standard can be used as an open book verification of the application, including open and unfettered access to key resources such as architects and developers, project documentation, source code, authenticated access to test systems (including access to at least one account in each role), particularly for L2 and L3 verifications. </w:t>
      </w:r>
    </w:p>
    <w:p w14:paraId="0E2F1DBB" w14:textId="77777777" w:rsidR="001C7900" w:rsidRDefault="001C7900" w:rsidP="001C7900">
      <w:r>
        <w:t xml:space="preserve">Historically, penetration testing and secure code reviews have included issues “by exception” – that is only failed issues appear in the final report. A certifying organization must include in any report the scope of the verification (particularly if a key component is out of scope, such as SSO authentication), a summary of verification findings, including passed and failed tests, with clear indications of how to resolve the failed tests. </w:t>
      </w:r>
    </w:p>
    <w:p w14:paraId="4094372C" w14:textId="685DE1CB" w:rsidR="001C7900" w:rsidRDefault="001C7900" w:rsidP="001C7900">
      <w:r>
        <w:t xml:space="preserve">Keeping detailed work papers, screenshots or movies, scripts </w:t>
      </w:r>
      <w:del w:id="524" w:author="jason" w:date="2016-01-10T10:21:00Z">
        <w:r w:rsidDel="00A21F9C">
          <w:delText xml:space="preserve">to </w:delText>
        </w:r>
      </w:del>
      <w:del w:id="525" w:author="jason" w:date="2016-01-10T10:20:00Z">
        <w:r w:rsidDel="00A21F9C">
          <w:delText xml:space="preserve">reliably and </w:delText>
        </w:r>
      </w:del>
      <w:del w:id="526" w:author="jason" w:date="2016-01-10T10:21:00Z">
        <w:r w:rsidDel="00A21F9C">
          <w:delText xml:space="preserve">repeatedly </w:delText>
        </w:r>
      </w:del>
      <w:del w:id="527" w:author="jason" w:date="2016-01-10T10:20:00Z">
        <w:r w:rsidDel="00A21F9C">
          <w:delText xml:space="preserve">exploit </w:delText>
        </w:r>
      </w:del>
      <w:ins w:id="528" w:author="jason" w:date="2016-01-10T10:22:00Z">
        <w:r w:rsidR="00A21F9C">
          <w:t xml:space="preserve">to </w:t>
        </w:r>
      </w:ins>
      <w:ins w:id="529" w:author="jason" w:date="2016-01-10T10:20:00Z">
        <w:r w:rsidR="00A21F9C">
          <w:t xml:space="preserve">demonstrate </w:t>
        </w:r>
      </w:ins>
      <w:r>
        <w:t xml:space="preserve">an </w:t>
      </w:r>
      <w:del w:id="530" w:author="jason" w:date="2016-01-10T10:22:00Z">
        <w:r w:rsidDel="00A21F9C">
          <w:delText>issue,</w:delText>
        </w:r>
      </w:del>
      <w:ins w:id="531" w:author="jason" w:date="2016-01-10T10:22:00Z">
        <w:r w:rsidR="00A21F9C">
          <w:t>issue</w:t>
        </w:r>
      </w:ins>
      <w:r>
        <w:t xml:space="preserve"> and electronic records of testing, such as </w:t>
      </w:r>
      <w:del w:id="532" w:author="jason" w:date="2016-01-10T10:27:00Z">
        <w:r w:rsidDel="00A21F9C">
          <w:delText xml:space="preserve">intercepting proxy </w:delText>
        </w:r>
      </w:del>
      <w:r>
        <w:t xml:space="preserve">logs and </w:t>
      </w:r>
      <w:del w:id="533" w:author="jason" w:date="2016-01-10T10:27:00Z">
        <w:r w:rsidDel="00A21F9C">
          <w:delText xml:space="preserve">associated </w:delText>
        </w:r>
      </w:del>
      <w:r>
        <w:t>notes</w:t>
      </w:r>
      <w:del w:id="534" w:author="jason" w:date="2016-01-10T10:22:00Z">
        <w:r w:rsidDel="00A21F9C">
          <w:delText xml:space="preserve"> such as a </w:delText>
        </w:r>
      </w:del>
      <w:del w:id="535" w:author="jason" w:date="2016-01-09T23:04:00Z">
        <w:r w:rsidDel="00B84661">
          <w:delText>cleanup</w:delText>
        </w:r>
      </w:del>
      <w:del w:id="536" w:author="jason" w:date="2016-01-10T10:22:00Z">
        <w:r w:rsidDel="00A21F9C">
          <w:delText xml:space="preserve"> list</w:delText>
        </w:r>
      </w:del>
      <w:r>
        <w:t xml:space="preserve">, </w:t>
      </w:r>
      <w:proofErr w:type="gramStart"/>
      <w:r>
        <w:t>is considered</w:t>
      </w:r>
      <w:proofErr w:type="gramEnd"/>
      <w:r>
        <w:t xml:space="preserve"> standard industry practice and </w:t>
      </w:r>
      <w:del w:id="537" w:author="jason" w:date="2016-01-10T10:24:00Z">
        <w:r w:rsidDel="00A21F9C">
          <w:delText>can be</w:delText>
        </w:r>
      </w:del>
      <w:ins w:id="538" w:author="jason" w:date="2016-01-10T10:24:00Z">
        <w:r w:rsidR="00A21F9C">
          <w:t>is</w:t>
        </w:r>
      </w:ins>
      <w:r>
        <w:t xml:space="preserve"> </w:t>
      </w:r>
      <w:del w:id="539" w:author="jason" w:date="2016-01-10T10:19:00Z">
        <w:r w:rsidDel="002578E4">
          <w:delText xml:space="preserve">really </w:delText>
        </w:r>
      </w:del>
      <w:r>
        <w:t xml:space="preserve">useful </w:t>
      </w:r>
      <w:del w:id="540" w:author="jason" w:date="2016-01-10T10:23:00Z">
        <w:r w:rsidDel="00A21F9C">
          <w:delText>as proofs of the findings for the most doubts developers</w:delText>
        </w:r>
      </w:del>
      <w:ins w:id="541" w:author="jason" w:date="2016-01-10T10:23:00Z">
        <w:r w:rsidR="00A21F9C">
          <w:t xml:space="preserve">for </w:t>
        </w:r>
      </w:ins>
      <w:ins w:id="542" w:author="jason" w:date="2016-01-10T10:24:00Z">
        <w:r w:rsidR="00A21F9C">
          <w:t>educating</w:t>
        </w:r>
      </w:ins>
      <w:ins w:id="543" w:author="jason" w:date="2016-01-10T10:23:00Z">
        <w:r w:rsidR="00A21F9C">
          <w:t xml:space="preserve"> sceptical stakeholders</w:t>
        </w:r>
      </w:ins>
      <w:r>
        <w:t xml:space="preserve">. It is not sufficient to simply run a tool and report on the failures; this does not </w:t>
      </w:r>
      <w:del w:id="544" w:author="jason" w:date="2016-01-10T10:19:00Z">
        <w:r w:rsidDel="002578E4">
          <w:delText xml:space="preserve">(at all) </w:delText>
        </w:r>
      </w:del>
      <w:r>
        <w:t xml:space="preserve">provide sufficient evidence that all issues </w:t>
      </w:r>
      <w:del w:id="545" w:author="jason" w:date="2016-01-10T10:28:00Z">
        <w:r w:rsidDel="00A21F9C">
          <w:delText xml:space="preserve">at a certifying level </w:delText>
        </w:r>
      </w:del>
      <w:proofErr w:type="gramStart"/>
      <w:r>
        <w:t xml:space="preserve">have been </w:t>
      </w:r>
      <w:del w:id="546" w:author="jason" w:date="2016-01-10T10:25:00Z">
        <w:r w:rsidDel="00A21F9C">
          <w:delText xml:space="preserve">tested and </w:delText>
        </w:r>
      </w:del>
      <w:r>
        <w:t>tested</w:t>
      </w:r>
      <w:proofErr w:type="gramEnd"/>
      <w:r>
        <w:t xml:space="preserve"> thoroughly</w:t>
      </w:r>
      <w:ins w:id="547" w:author="jason" w:date="2016-01-10T10:28:00Z">
        <w:r w:rsidR="00A21F9C">
          <w:t xml:space="preserve"> at a certifying level</w:t>
        </w:r>
      </w:ins>
      <w:r>
        <w:t xml:space="preserve">. In case of dispute, there should be sufficient </w:t>
      </w:r>
      <w:del w:id="548" w:author="jason" w:date="2016-01-10T10:19:00Z">
        <w:r w:rsidDel="002578E4">
          <w:delText xml:space="preserve">assurance </w:delText>
        </w:r>
      </w:del>
      <w:r>
        <w:t xml:space="preserve">evidence to demonstrate </w:t>
      </w:r>
      <w:ins w:id="549" w:author="jason" w:date="2016-01-10T10:25:00Z">
        <w:r w:rsidR="00A21F9C">
          <w:t xml:space="preserve">that </w:t>
        </w:r>
      </w:ins>
      <w:r>
        <w:t xml:space="preserve">each </w:t>
      </w:r>
      <w:del w:id="550" w:author="jason" w:date="2016-01-10T10:25:00Z">
        <w:r w:rsidDel="00A21F9C">
          <w:delText xml:space="preserve">and every </w:delText>
        </w:r>
      </w:del>
      <w:r>
        <w:t xml:space="preserve">verified requirement </w:t>
      </w:r>
      <w:proofErr w:type="gramStart"/>
      <w:r>
        <w:t xml:space="preserve">has </w:t>
      </w:r>
      <w:del w:id="551" w:author="jason" w:date="2016-01-10T10:26:00Z">
        <w:r w:rsidDel="00A21F9C">
          <w:delText xml:space="preserve">indeed </w:delText>
        </w:r>
      </w:del>
      <w:r>
        <w:t>been tested</w:t>
      </w:r>
      <w:proofErr w:type="gramEnd"/>
      <w:r>
        <w:t xml:space="preserve">. </w:t>
      </w:r>
    </w:p>
    <w:p w14:paraId="11155B38" w14:textId="77777777" w:rsidR="001C7900" w:rsidRPr="001C7900" w:rsidRDefault="001C7900" w:rsidP="001C7900">
      <w:pPr>
        <w:pStyle w:val="Heading2"/>
      </w:pPr>
      <w:r w:rsidRPr="001C7900">
        <w:t>The role of automated penetration testing tools</w:t>
      </w:r>
    </w:p>
    <w:p w14:paraId="7B592AB6" w14:textId="77777777" w:rsidR="001C7900" w:rsidRDefault="001C7900" w:rsidP="001C7900">
      <w:r>
        <w:t xml:space="preserve">Automated penetration tools are encouraged to provide as much as possible coverage and to exercise as many parameters as possible with many different forms of malicious inputs as possible. </w:t>
      </w:r>
    </w:p>
    <w:p w14:paraId="26C8913D" w14:textId="77777777" w:rsidR="001C7900" w:rsidRDefault="001C7900" w:rsidP="001C7900">
      <w:r>
        <w:lastRenderedPageBreak/>
        <w:t>It is not possible to fully complete ASVS verification using automated penetration testing tools alone. Whilst a large majority of requirements in L1 can be performed using automated tests, the overall majority of requirements are not amenable to automated penetration testing.  </w:t>
      </w:r>
    </w:p>
    <w:p w14:paraId="77789438" w14:textId="29101807" w:rsidR="001C7900" w:rsidRDefault="001C7900" w:rsidP="001C7900">
      <w:r>
        <w:t xml:space="preserve">Please note that the lines between automated and manual testing </w:t>
      </w:r>
      <w:del w:id="552" w:author="jason" w:date="2016-01-10T10:16:00Z">
        <w:r w:rsidDel="002578E4">
          <w:delText xml:space="preserve">have </w:delText>
        </w:r>
      </w:del>
      <w:ins w:id="553" w:author="jason" w:date="2016-01-10T10:16:00Z">
        <w:r w:rsidR="002578E4">
          <w:t xml:space="preserve">are </w:t>
        </w:r>
      </w:ins>
      <w:r>
        <w:t>blurr</w:t>
      </w:r>
      <w:ins w:id="554" w:author="jason" w:date="2016-01-10T10:17:00Z">
        <w:r w:rsidR="002578E4">
          <w:t>ing</w:t>
        </w:r>
      </w:ins>
      <w:del w:id="555" w:author="jason" w:date="2016-01-10T10:17:00Z">
        <w:r w:rsidDel="002578E4">
          <w:delText>ed</w:delText>
        </w:r>
      </w:del>
      <w:r>
        <w:t xml:space="preserve"> as the application security industry matures. </w:t>
      </w:r>
      <w:del w:id="556" w:author="jason" w:date="2016-01-09T23:17:00Z">
        <w:r w:rsidDel="00CD5CA0">
          <w:delText>Automated tools are often manually tuned by experts</w:delText>
        </w:r>
      </w:del>
      <w:ins w:id="557" w:author="jason" w:date="2016-01-09T23:17:00Z">
        <w:r w:rsidR="00CD5CA0">
          <w:t>Experts often tune automated tools</w:t>
        </w:r>
      </w:ins>
      <w:r>
        <w:t xml:space="preserve"> and manual testers often leverage a wide variety of automated tools.</w:t>
      </w:r>
    </w:p>
    <w:p w14:paraId="67DB17FC" w14:textId="77777777" w:rsidR="001C7900" w:rsidRPr="001C7900" w:rsidRDefault="001C7900" w:rsidP="001C7900">
      <w:pPr>
        <w:pStyle w:val="Heading2"/>
      </w:pPr>
      <w:r w:rsidRPr="001C7900">
        <w:t>The role of penetration testing</w:t>
      </w:r>
    </w:p>
    <w:p w14:paraId="5B341143" w14:textId="064FF33E" w:rsidR="001C7900" w:rsidRDefault="001C7900" w:rsidP="001C7900">
      <w:r>
        <w:t xml:space="preserve">It is possible to perform a manual penetration test and verify all L1 issues without requiring access to source code, but this is not a leading practice. L2 requires at least some access to developers, documentation, code, and authenticated access to the system. Complete penetration testing coverage at Level 3 is not possible, as most of the additional issues involve review of system configuration, malicious code review, threat modelling, and other non-penetration testing </w:t>
      </w:r>
      <w:r w:rsidR="00721C05">
        <w:t>artefacts</w:t>
      </w:r>
      <w:r>
        <w:t xml:space="preserve">. </w:t>
      </w:r>
    </w:p>
    <w:p w14:paraId="778714B3" w14:textId="77777777" w:rsidR="001C7900" w:rsidRPr="001C7900" w:rsidRDefault="001C7900" w:rsidP="001C7900">
      <w:pPr>
        <w:pStyle w:val="Heading2"/>
      </w:pPr>
      <w:r w:rsidRPr="001C7900">
        <w:t>As detailed security architecture guidance</w:t>
      </w:r>
    </w:p>
    <w:p w14:paraId="1431FD4F" w14:textId="454E9EA6" w:rsidR="001C7900" w:rsidRDefault="001C7900" w:rsidP="001C7900">
      <w:r>
        <w:t xml:space="preserve">One of the more common uses for the Application Security Verification Standard is as a resource for security architects. The two major security architecture frameworks, SABSA or TOGAF, are missing a great deal of information that is necessary to complete </w:t>
      </w:r>
      <w:ins w:id="558" w:author="jason" w:date="2016-01-09T23:19:00Z">
        <w:r w:rsidR="00CD5CA0">
          <w:t xml:space="preserve">an </w:t>
        </w:r>
      </w:ins>
      <w:proofErr w:type="gramStart"/>
      <w:r>
        <w:t>application security architecture review</w:t>
      </w:r>
      <w:proofErr w:type="gramEnd"/>
      <w:r>
        <w:t xml:space="preserve">. ASVS can </w:t>
      </w:r>
      <w:del w:id="559" w:author="jason" w:date="2016-01-09T23:19:00Z">
        <w:r w:rsidDel="00CD5CA0">
          <w:delText xml:space="preserve">be used to </w:delText>
        </w:r>
      </w:del>
      <w:r>
        <w:t xml:space="preserve">fill in those gaps by allowing security architects to choose better controls for common problems, such as data protection patterns and input validation strategies. </w:t>
      </w:r>
    </w:p>
    <w:p w14:paraId="5CCF70ED" w14:textId="77777777" w:rsidR="001C7900" w:rsidRPr="001C7900" w:rsidRDefault="001C7900" w:rsidP="001C7900">
      <w:pPr>
        <w:pStyle w:val="Heading2"/>
      </w:pPr>
      <w:r w:rsidRPr="001C7900">
        <w:t>As a replacement for off the shelf secure coding checklists</w:t>
      </w:r>
    </w:p>
    <w:p w14:paraId="1D2C1AE7" w14:textId="02CB76A1" w:rsidR="001C7900" w:rsidRDefault="001C7900" w:rsidP="001C7900">
      <w:r>
        <w:t xml:space="preserve">Many organizations can benefit from adopting the ASVS, by choosing one of the three levels, or by forking ASVS and changing what is required for each application risk level in a domain specific way. </w:t>
      </w:r>
      <w:del w:id="560" w:author="jason" w:date="2016-01-09T23:22:00Z">
        <w:r w:rsidDel="00481770">
          <w:delText xml:space="preserve">We encourage this type of </w:delText>
        </w:r>
      </w:del>
      <w:del w:id="561" w:author="jason" w:date="2016-01-09T23:21:00Z">
        <w:r w:rsidDel="00CD5CA0">
          <w:delText xml:space="preserve">forking </w:delText>
        </w:r>
      </w:del>
      <w:proofErr w:type="gramStart"/>
      <w:ins w:id="562" w:author="jason" w:date="2016-01-09T23:22:00Z">
        <w:r w:rsidR="00481770">
          <w:t>A</w:t>
        </w:r>
      </w:ins>
      <w:proofErr w:type="gramEnd"/>
      <w:del w:id="563" w:author="jason" w:date="2016-01-09T23:22:00Z">
        <w:r w:rsidDel="00481770">
          <w:delText>a</w:delText>
        </w:r>
      </w:del>
      <w:r>
        <w:t>s long as traceability is maintained</w:t>
      </w:r>
      <w:ins w:id="564" w:author="jason" w:date="2016-01-09T23:22:00Z">
        <w:r w:rsidR="00481770">
          <w:t xml:space="preserve"> we encourage this type of customization</w:t>
        </w:r>
      </w:ins>
      <w:ins w:id="565" w:author="jason" w:date="2016-01-09T23:21:00Z">
        <w:r w:rsidR="00CD5CA0">
          <w:t>.</w:t>
        </w:r>
      </w:ins>
      <w:del w:id="566" w:author="jason" w:date="2016-01-09T23:21:00Z">
        <w:r w:rsidDel="00CD5CA0">
          <w:delText>, so that</w:delText>
        </w:r>
      </w:del>
      <w:r>
        <w:t xml:space="preserve"> </w:t>
      </w:r>
      <w:del w:id="567" w:author="jason" w:date="2016-01-09T23:21:00Z">
        <w:r w:rsidDel="00CD5CA0">
          <w:delText>i</w:delText>
        </w:r>
      </w:del>
      <w:ins w:id="568" w:author="jason" w:date="2016-01-09T23:21:00Z">
        <w:r w:rsidR="00CD5CA0">
          <w:t>I</w:t>
        </w:r>
      </w:ins>
      <w:r>
        <w:t>f an app</w:t>
      </w:r>
      <w:ins w:id="569" w:author="jason" w:date="2016-01-09T23:22:00Z">
        <w:r w:rsidR="00481770">
          <w:t>lication</w:t>
        </w:r>
      </w:ins>
      <w:r>
        <w:t xml:space="preserve"> has passed requirement 4.1, this means the same thing for forked copies as </w:t>
      </w:r>
      <w:ins w:id="570" w:author="jason" w:date="2016-01-09T23:23:00Z">
        <w:r w:rsidR="00481770">
          <w:t xml:space="preserve">it does in the master </w:t>
        </w:r>
      </w:ins>
      <w:del w:id="571" w:author="jason" w:date="2016-01-09T23:23:00Z">
        <w:r w:rsidDel="00481770">
          <w:delText xml:space="preserve">the </w:delText>
        </w:r>
      </w:del>
      <w:r>
        <w:t xml:space="preserve">standard as it evolves. </w:t>
      </w:r>
    </w:p>
    <w:p w14:paraId="4010CB7C" w14:textId="77777777" w:rsidR="001C7900" w:rsidRPr="001C7900" w:rsidRDefault="001C7900" w:rsidP="001C7900">
      <w:pPr>
        <w:pStyle w:val="Heading2"/>
      </w:pPr>
      <w:r w:rsidRPr="001C7900">
        <w:t>As a guide for automated unit and integration tests</w:t>
      </w:r>
    </w:p>
    <w:p w14:paraId="5F5B3D65" w14:textId="7E45D58B" w:rsidR="001C7900" w:rsidRDefault="001C7900" w:rsidP="001C7900">
      <w:r>
        <w:t xml:space="preserve">The ASVS is </w:t>
      </w:r>
      <w:del w:id="572" w:author="jason" w:date="2016-01-09T23:24:00Z">
        <w:r w:rsidDel="00481770">
          <w:delText xml:space="preserve">designed to </w:delText>
        </w:r>
      </w:del>
      <w:r>
        <w:t>highly testable</w:t>
      </w:r>
      <w:ins w:id="573" w:author="jason" w:date="2016-01-09T23:24:00Z">
        <w:r w:rsidR="00481770">
          <w:t>.</w:t>
        </w:r>
      </w:ins>
      <w:del w:id="574" w:author="jason" w:date="2016-01-09T23:24:00Z">
        <w:r w:rsidDel="00481770">
          <w:delText>, with</w:delText>
        </w:r>
      </w:del>
      <w:del w:id="575" w:author="jason" w:date="2016-01-09T23:26:00Z">
        <w:r w:rsidDel="00481770">
          <w:delText xml:space="preserve"> </w:delText>
        </w:r>
      </w:del>
      <w:del w:id="576" w:author="jason" w:date="2016-01-09T23:24:00Z">
        <w:r w:rsidDel="00481770">
          <w:delText>t</w:delText>
        </w:r>
      </w:del>
      <w:del w:id="577" w:author="jason" w:date="2016-01-09T23:26:00Z">
        <w:r w:rsidDel="00481770">
          <w:delText>he sole exception of architectural and malicious code requirements.</w:delText>
        </w:r>
      </w:del>
      <w:r>
        <w:t xml:space="preserve"> By building unit and integration tests </w:t>
      </w:r>
      <w:del w:id="578" w:author="jason" w:date="2016-01-09T23:26:00Z">
        <w:r w:rsidDel="00481770">
          <w:delText xml:space="preserve">that test </w:delText>
        </w:r>
      </w:del>
      <w:r>
        <w:t xml:space="preserve">for specific and relevant fuzz and abuse cases, the application becomes nearly self-verifying with each </w:t>
      </w:r>
      <w:del w:id="579" w:author="jason" w:date="2016-01-09T23:27:00Z">
        <w:r w:rsidDel="00481770">
          <w:delText xml:space="preserve">and every </w:delText>
        </w:r>
      </w:del>
      <w:r>
        <w:t xml:space="preserve">build. For example, </w:t>
      </w:r>
      <w:del w:id="580" w:author="jason" w:date="2016-01-10T10:14:00Z">
        <w:r w:rsidDel="002578E4">
          <w:delText xml:space="preserve">additional </w:delText>
        </w:r>
      </w:del>
      <w:ins w:id="581" w:author="jason" w:date="2016-01-10T10:14:00Z">
        <w:r w:rsidR="002578E4">
          <w:t xml:space="preserve">security </w:t>
        </w:r>
      </w:ins>
      <w:r>
        <w:t xml:space="preserve">tests </w:t>
      </w:r>
      <w:del w:id="582" w:author="jason" w:date="2016-01-09T23:27:00Z">
        <w:r w:rsidDel="00481770">
          <w:delText xml:space="preserve">can be crafted for the test suite </w:delText>
        </w:r>
      </w:del>
      <w:r>
        <w:t>for a login controller</w:t>
      </w:r>
      <w:ins w:id="583" w:author="jason" w:date="2016-01-10T10:14:00Z">
        <w:r w:rsidR="002578E4">
          <w:t xml:space="preserve"> </w:t>
        </w:r>
        <w:proofErr w:type="gramStart"/>
        <w:r w:rsidR="002578E4">
          <w:t>can be added</w:t>
        </w:r>
      </w:ins>
      <w:proofErr w:type="gramEnd"/>
      <w:r>
        <w:t xml:space="preserve">, testing the username parameter for common usernames, account enumeration, brute forcing, LDAP and SQL injection, and XSS. Similarly, a test on the </w:t>
      </w:r>
      <w:r>
        <w:lastRenderedPageBreak/>
        <w:t xml:space="preserve">password parameter should include common passwords, password length, </w:t>
      </w:r>
      <w:proofErr w:type="gramStart"/>
      <w:r>
        <w:t>null</w:t>
      </w:r>
      <w:proofErr w:type="gramEnd"/>
      <w:r>
        <w:t xml:space="preserve"> byte injection, removing the parameter, XSS, account enumeration, and more.</w:t>
      </w:r>
    </w:p>
    <w:p w14:paraId="4A4F345E" w14:textId="77777777" w:rsidR="001C7900" w:rsidRPr="001C7900" w:rsidRDefault="001C7900" w:rsidP="001C7900">
      <w:pPr>
        <w:pStyle w:val="Heading2"/>
      </w:pPr>
      <w:r w:rsidRPr="001C7900">
        <w:t>As secure development training</w:t>
      </w:r>
    </w:p>
    <w:p w14:paraId="51274AAC" w14:textId="3D0685F4" w:rsidR="00CD6110" w:rsidRDefault="001C7900" w:rsidP="001C7900">
      <w:r>
        <w:t xml:space="preserve">ASVS </w:t>
      </w:r>
      <w:del w:id="584" w:author="jason" w:date="2016-01-09T23:28:00Z">
        <w:r w:rsidDel="00481770">
          <w:delText xml:space="preserve">can also be used to </w:delText>
        </w:r>
      </w:del>
      <w:r>
        <w:t>define</w:t>
      </w:r>
      <w:ins w:id="585" w:author="jason" w:date="2016-01-09T23:29:00Z">
        <w:r w:rsidR="00481770">
          <w:t>s</w:t>
        </w:r>
      </w:ins>
      <w:r>
        <w:t xml:space="preserve"> characteristics of secure software. Many “secure coding” courses are simply ethical hacking courses with a light smear of coding tips. This does not help developers. Instead, secure development courses can use the ASVS with a strong focus on the proactive controls found in the ASVS, rather than the Top 10 negative things not to do.</w:t>
      </w:r>
    </w:p>
    <w:p w14:paraId="69FDFE90" w14:textId="77777777" w:rsidR="006317CA" w:rsidRPr="006317CA" w:rsidRDefault="006317CA" w:rsidP="006317CA">
      <w:pPr>
        <w:pStyle w:val="Heading1"/>
      </w:pPr>
      <w:bookmarkStart w:id="586" w:name="_Toc440139677"/>
      <w:r w:rsidRPr="006317CA">
        <w:lastRenderedPageBreak/>
        <w:t>OWASP Projects using ASVS</w:t>
      </w:r>
      <w:bookmarkEnd w:id="586"/>
    </w:p>
    <w:p w14:paraId="501BDB0A" w14:textId="77777777" w:rsidR="006317CA" w:rsidRDefault="006317CA" w:rsidP="006317CA">
      <w:pPr>
        <w:pStyle w:val="Heading2"/>
      </w:pPr>
      <w:r>
        <w:t>Security Knowledge Framework</w:t>
      </w:r>
    </w:p>
    <w:p w14:paraId="57AEEAB8" w14:textId="77777777" w:rsidR="006317CA" w:rsidRDefault="00296CC3" w:rsidP="006317CA">
      <w:pPr>
        <w:pStyle w:val="NormalWeb"/>
        <w:spacing w:before="200" w:beforeAutospacing="0" w:after="0" w:afterAutospacing="0"/>
        <w:jc w:val="both"/>
      </w:pPr>
      <w:hyperlink r:id="rId15" w:history="1">
        <w:r w:rsidR="006317CA">
          <w:rPr>
            <w:rStyle w:val="Hyperlink"/>
            <w:rFonts w:ascii="Calibri" w:hAnsi="Calibri"/>
            <w:color w:val="1155CC"/>
          </w:rPr>
          <w:t>https://www.owasp.org/index.php/OWASP_Security_Knowledge_Framework</w:t>
        </w:r>
      </w:hyperlink>
      <w:r w:rsidR="006317CA">
        <w:rPr>
          <w:rFonts w:ascii="Calibri" w:hAnsi="Calibri"/>
          <w:color w:val="000000"/>
        </w:rPr>
        <w:t xml:space="preserve"> </w:t>
      </w:r>
    </w:p>
    <w:p w14:paraId="6C6F77BF" w14:textId="77777777" w:rsidR="006317CA" w:rsidRDefault="006317CA" w:rsidP="006317CA">
      <w:r>
        <w:t>Training developers in writing secure code - SKF is a fully open-source Python-Flask web-application that uses the OWASP Application Security Verification Standard to train you and your team in writing secure code, by design.</w:t>
      </w:r>
    </w:p>
    <w:p w14:paraId="0B51D19A" w14:textId="77777777" w:rsidR="006317CA" w:rsidRDefault="006317CA" w:rsidP="006317CA">
      <w:pPr>
        <w:pStyle w:val="Heading2"/>
      </w:pPr>
      <w:r>
        <w:t>OWASP Zed Attack Proxy</w:t>
      </w:r>
    </w:p>
    <w:p w14:paraId="5CE2B41F" w14:textId="77777777" w:rsidR="006317CA" w:rsidRDefault="00296CC3" w:rsidP="006317CA">
      <w:pPr>
        <w:pStyle w:val="NormalWeb"/>
        <w:spacing w:before="200" w:beforeAutospacing="0" w:after="0" w:afterAutospacing="0"/>
        <w:jc w:val="both"/>
      </w:pPr>
      <w:hyperlink r:id="rId16" w:history="1">
        <w:r w:rsidR="006317CA">
          <w:rPr>
            <w:rStyle w:val="Hyperlink"/>
            <w:rFonts w:ascii="Calibri" w:hAnsi="Calibri"/>
            <w:color w:val="1155CC"/>
          </w:rPr>
          <w:t>https://www.owasp.org/index.php/OWASP_Zed_Attack_Proxy_Project</w:t>
        </w:r>
      </w:hyperlink>
      <w:r w:rsidR="006317CA">
        <w:rPr>
          <w:rFonts w:ascii="Calibri" w:hAnsi="Calibri"/>
          <w:color w:val="000000"/>
        </w:rPr>
        <w:t xml:space="preserve"> </w:t>
      </w:r>
    </w:p>
    <w:p w14:paraId="0024E56E" w14:textId="1FA34C6D" w:rsidR="006317CA" w:rsidRDefault="006317CA" w:rsidP="006317CA">
      <w:r>
        <w:t xml:space="preserve">The OWASP Zed Attack Proxy (ZAP) is an easy to use integrated </w:t>
      </w:r>
      <w:proofErr w:type="gramStart"/>
      <w:r>
        <w:t>penetration testing</w:t>
      </w:r>
      <w:proofErr w:type="gramEnd"/>
      <w:r>
        <w:t xml:space="preserve"> tool for finding vulnerabilities in web applications. </w:t>
      </w:r>
      <w:del w:id="587" w:author="jason" w:date="2016-01-09T23:30:00Z">
        <w:r w:rsidDel="00481770">
          <w:delText>It is designed to be used by p</w:delText>
        </w:r>
      </w:del>
      <w:ins w:id="588" w:author="jason" w:date="2016-01-09T23:30:00Z">
        <w:r w:rsidR="00481770">
          <w:t>P</w:t>
        </w:r>
      </w:ins>
      <w:r>
        <w:t xml:space="preserve">eople with a wide range of security experience </w:t>
      </w:r>
      <w:ins w:id="589" w:author="jason" w:date="2016-01-09T23:30:00Z">
        <w:r w:rsidR="00481770">
          <w:t xml:space="preserve">can use it </w:t>
        </w:r>
      </w:ins>
      <w:r>
        <w:t xml:space="preserve">and </w:t>
      </w:r>
      <w:del w:id="590" w:author="jason" w:date="2016-01-09T23:31:00Z">
        <w:r w:rsidDel="00481770">
          <w:delText>as such</w:delText>
        </w:r>
      </w:del>
      <w:ins w:id="591" w:author="jason" w:date="2016-01-09T23:31:00Z">
        <w:r w:rsidR="00481770">
          <w:t>it</w:t>
        </w:r>
      </w:ins>
      <w:r>
        <w:t xml:space="preserve"> is ideal for developers and functional testers who are new to penetration testing. ZAP provides automated scanners as well as a set of tools that allow you to find security vulnerabilities manually.</w:t>
      </w:r>
    </w:p>
    <w:p w14:paraId="22824A1C" w14:textId="77777777" w:rsidR="006317CA" w:rsidRDefault="006317CA" w:rsidP="006317CA">
      <w:pPr>
        <w:pStyle w:val="Heading2"/>
      </w:pPr>
      <w:r>
        <w:t>OWASP Cornucopia</w:t>
      </w:r>
    </w:p>
    <w:p w14:paraId="7B61E0E6" w14:textId="77777777" w:rsidR="006317CA" w:rsidRDefault="00296CC3" w:rsidP="006317CA">
      <w:pPr>
        <w:pStyle w:val="NormalWeb"/>
        <w:spacing w:before="200" w:beforeAutospacing="0" w:after="0" w:afterAutospacing="0"/>
        <w:jc w:val="both"/>
      </w:pPr>
      <w:hyperlink r:id="rId17" w:history="1">
        <w:r w:rsidR="006317CA">
          <w:rPr>
            <w:rStyle w:val="Hyperlink"/>
            <w:rFonts w:ascii="Calibri" w:hAnsi="Calibri"/>
            <w:color w:val="1155CC"/>
          </w:rPr>
          <w:t>https://www.owasp.org/index.php/OWASP_Cornucopia</w:t>
        </w:r>
      </w:hyperlink>
    </w:p>
    <w:p w14:paraId="5ADBC08C" w14:textId="62865228" w:rsidR="006317CA" w:rsidRDefault="006317CA" w:rsidP="006317CA">
      <w:r>
        <w:t xml:space="preserve">OWASP Cornucopia is </w:t>
      </w:r>
      <w:del w:id="592" w:author="jason" w:date="2016-01-09T23:31:00Z">
        <w:r w:rsidDel="00481770">
          <w:delText xml:space="preserve">a mechanism in the form of </w:delText>
        </w:r>
      </w:del>
      <w:proofErr w:type="gramStart"/>
      <w:r>
        <w:t>a card game to assist software development teams identify</w:t>
      </w:r>
      <w:proofErr w:type="gramEnd"/>
      <w:r>
        <w:t xml:space="preserve"> security requirements in Agile, conventional</w:t>
      </w:r>
      <w:ins w:id="593" w:author="jason" w:date="2016-01-09T23:33:00Z">
        <w:r w:rsidR="004E1796">
          <w:t>,</w:t>
        </w:r>
      </w:ins>
      <w:r>
        <w:t xml:space="preserve"> and formal development processes. It is language, platform</w:t>
      </w:r>
      <w:ins w:id="594" w:author="jason" w:date="2016-01-09T23:34:00Z">
        <w:r w:rsidR="004E1796">
          <w:t>,</w:t>
        </w:r>
      </w:ins>
      <w:r>
        <w:t xml:space="preserve"> and technology ag</w:t>
      </w:r>
      <w:bookmarkStart w:id="595" w:name="_GoBack"/>
      <w:bookmarkEnd w:id="595"/>
      <w:r>
        <w:t xml:space="preserve">nostic. </w:t>
      </w:r>
      <w:ins w:id="596" w:author="jason" w:date="2016-01-09T23:32:00Z">
        <w:r w:rsidR="0002539D">
          <w:t>The suit</w:t>
        </w:r>
        <w:r w:rsidR="004E1796">
          <w:t xml:space="preserve">s in </w:t>
        </w:r>
      </w:ins>
      <w:r>
        <w:t xml:space="preserve">Cornucopia </w:t>
      </w:r>
      <w:del w:id="597" w:author="jason" w:date="2016-01-09T23:32:00Z">
        <w:r w:rsidDel="004E1796">
          <w:delText xml:space="preserve">suits </w:delText>
        </w:r>
        <w:r w:rsidDel="00481770">
          <w:delText>were selected</w:delText>
        </w:r>
      </w:del>
      <w:proofErr w:type="gramStart"/>
      <w:ins w:id="598" w:author="jason" w:date="2016-01-09T23:32:00Z">
        <w:r w:rsidR="00481770">
          <w:t>are</w:t>
        </w:r>
      </w:ins>
      <w:r>
        <w:t xml:space="preserve"> based</w:t>
      </w:r>
      <w:proofErr w:type="gramEnd"/>
      <w:r>
        <w:t xml:space="preserve"> on the structure</w:t>
      </w:r>
      <w:ins w:id="599" w:author="jason" w:date="2016-01-09T23:32:00Z">
        <w:r w:rsidR="004E1796">
          <w:t xml:space="preserve">s </w:t>
        </w:r>
        <w:proofErr w:type="spellStart"/>
        <w:r w:rsidR="004E1796">
          <w:t>in</w:t>
        </w:r>
      </w:ins>
      <w:del w:id="600" w:author="jason" w:date="2016-01-09T23:32:00Z">
        <w:r w:rsidDel="004E1796">
          <w:delText xml:space="preserve"> of </w:delText>
        </w:r>
      </w:del>
      <w:r>
        <w:t>the</w:t>
      </w:r>
      <w:proofErr w:type="spellEnd"/>
      <w:r>
        <w:t xml:space="preserve"> OWASP Secure Coding Practices - Quick Reference Guide (SCP), </w:t>
      </w:r>
      <w:del w:id="601" w:author="jason" w:date="2016-01-09T23:34:00Z">
        <w:r w:rsidDel="004E1796">
          <w:delText xml:space="preserve">but </w:delText>
        </w:r>
      </w:del>
      <w:r>
        <w:t xml:space="preserve">with additional consideration </w:t>
      </w:r>
      <w:del w:id="602" w:author="jason" w:date="2016-01-09T23:34:00Z">
        <w:r w:rsidDel="004E1796">
          <w:delText>of sections in</w:delText>
        </w:r>
      </w:del>
      <w:ins w:id="603" w:author="jason" w:date="2016-01-09T23:34:00Z">
        <w:r w:rsidR="004E1796">
          <w:t>form</w:t>
        </w:r>
      </w:ins>
      <w:r>
        <w:t xml:space="preserve"> the OWASP Application Security Verification Standard, the OWASP Testing Guide</w:t>
      </w:r>
      <w:ins w:id="604" w:author="jason" w:date="2016-01-09T23:35:00Z">
        <w:r w:rsidR="004E1796">
          <w:t>,</w:t>
        </w:r>
      </w:ins>
      <w:r>
        <w:t xml:space="preserve"> and David Rook’s Principles of Secure Development.</w:t>
      </w:r>
    </w:p>
    <w:p w14:paraId="315F80C8" w14:textId="10EAC5AC" w:rsidR="00DF702A" w:rsidRDefault="00DF702A" w:rsidP="0070406F">
      <w:pPr>
        <w:pStyle w:val="Heading1"/>
      </w:pPr>
      <w:bookmarkStart w:id="605" w:name="_Toc440139678"/>
      <w:r>
        <w:lastRenderedPageBreak/>
        <w:t>Detailed Verification Requirements</w:t>
      </w:r>
      <w:bookmarkEnd w:id="605"/>
    </w:p>
    <w:p w14:paraId="3A840595" w14:textId="77777777" w:rsidR="006042A4" w:rsidRDefault="006042A4" w:rsidP="00BD5F80"/>
    <w:p w14:paraId="65EB5138" w14:textId="77777777" w:rsidR="00B92575" w:rsidRPr="00B92575" w:rsidRDefault="00B92575" w:rsidP="00721C05">
      <w:pPr>
        <w:rPr>
          <w:rFonts w:ascii="Times New Roman" w:hAnsi="Times New Roman"/>
          <w:lang w:val="en-US"/>
        </w:rPr>
      </w:pPr>
      <w:r w:rsidRPr="00B92575">
        <w:rPr>
          <w:lang w:val="en-US"/>
        </w:rPr>
        <w:t xml:space="preserve">V1. </w:t>
      </w:r>
      <w:r w:rsidRPr="00B92575">
        <w:rPr>
          <w:lang w:val="en-US"/>
        </w:rPr>
        <w:tab/>
        <w:t>Architecture, design and threat modelling</w:t>
      </w:r>
    </w:p>
    <w:p w14:paraId="0F97BAEC" w14:textId="77777777" w:rsidR="00B92575" w:rsidRPr="00B92575" w:rsidRDefault="00B92575" w:rsidP="00721C05">
      <w:pPr>
        <w:rPr>
          <w:rFonts w:ascii="Times New Roman" w:hAnsi="Times New Roman"/>
          <w:lang w:val="en-US"/>
        </w:rPr>
      </w:pPr>
      <w:r w:rsidRPr="00B92575">
        <w:rPr>
          <w:lang w:val="en-US"/>
        </w:rPr>
        <w:t>V2.</w:t>
      </w:r>
      <w:r w:rsidRPr="00B92575">
        <w:rPr>
          <w:lang w:val="en-US"/>
        </w:rPr>
        <w:tab/>
        <w:t>Authentication</w:t>
      </w:r>
    </w:p>
    <w:p w14:paraId="4AEAA096" w14:textId="77777777" w:rsidR="00B92575" w:rsidRPr="00B92575" w:rsidRDefault="00B92575" w:rsidP="00721C05">
      <w:pPr>
        <w:rPr>
          <w:rFonts w:ascii="Times New Roman" w:hAnsi="Times New Roman"/>
          <w:lang w:val="en-US"/>
        </w:rPr>
      </w:pPr>
      <w:r w:rsidRPr="00B92575">
        <w:rPr>
          <w:lang w:val="en-US"/>
        </w:rPr>
        <w:t>V3.</w:t>
      </w:r>
      <w:r w:rsidRPr="00B92575">
        <w:rPr>
          <w:lang w:val="en-US"/>
        </w:rPr>
        <w:tab/>
        <w:t>Session management</w:t>
      </w:r>
    </w:p>
    <w:p w14:paraId="261F84D1" w14:textId="77777777" w:rsidR="00B92575" w:rsidRPr="00B92575" w:rsidRDefault="00B92575" w:rsidP="00721C05">
      <w:pPr>
        <w:rPr>
          <w:rFonts w:ascii="Times New Roman" w:hAnsi="Times New Roman"/>
          <w:lang w:val="en-US"/>
        </w:rPr>
      </w:pPr>
      <w:r w:rsidRPr="00B92575">
        <w:rPr>
          <w:lang w:val="en-US"/>
        </w:rPr>
        <w:t>V4.</w:t>
      </w:r>
      <w:r w:rsidRPr="00B92575">
        <w:rPr>
          <w:lang w:val="en-US"/>
        </w:rPr>
        <w:tab/>
        <w:t>Access control</w:t>
      </w:r>
    </w:p>
    <w:p w14:paraId="2237161A" w14:textId="77777777" w:rsidR="00B92575" w:rsidRPr="00B92575" w:rsidRDefault="00B92575" w:rsidP="00721C05">
      <w:pPr>
        <w:rPr>
          <w:rFonts w:ascii="Times New Roman" w:hAnsi="Times New Roman"/>
          <w:lang w:val="en-US"/>
        </w:rPr>
      </w:pPr>
      <w:r w:rsidRPr="00B92575">
        <w:rPr>
          <w:lang w:val="en-US"/>
        </w:rPr>
        <w:t>V5.</w:t>
      </w:r>
      <w:r w:rsidRPr="00B92575">
        <w:rPr>
          <w:lang w:val="en-US"/>
        </w:rPr>
        <w:tab/>
        <w:t>Malicious input handling</w:t>
      </w:r>
    </w:p>
    <w:p w14:paraId="3657A48F" w14:textId="77777777" w:rsidR="00B92575" w:rsidRPr="00B92575" w:rsidRDefault="00B92575" w:rsidP="00721C05">
      <w:pPr>
        <w:rPr>
          <w:rFonts w:ascii="Times New Roman" w:hAnsi="Times New Roman"/>
          <w:lang w:val="en-US"/>
        </w:rPr>
      </w:pPr>
      <w:r w:rsidRPr="00B92575">
        <w:rPr>
          <w:lang w:val="en-US"/>
        </w:rPr>
        <w:t>V7.</w:t>
      </w:r>
      <w:r w:rsidRPr="00B92575">
        <w:rPr>
          <w:lang w:val="en-US"/>
        </w:rPr>
        <w:tab/>
        <w:t>Cryptography at rest</w:t>
      </w:r>
    </w:p>
    <w:p w14:paraId="5B50D5DE" w14:textId="77777777" w:rsidR="00B92575" w:rsidRPr="00B92575" w:rsidRDefault="00B92575" w:rsidP="00721C05">
      <w:pPr>
        <w:rPr>
          <w:rFonts w:ascii="Times New Roman" w:hAnsi="Times New Roman"/>
          <w:lang w:val="en-US"/>
        </w:rPr>
      </w:pPr>
      <w:r w:rsidRPr="00B92575">
        <w:rPr>
          <w:lang w:val="en-US"/>
        </w:rPr>
        <w:t>V8.</w:t>
      </w:r>
      <w:r w:rsidRPr="00B92575">
        <w:rPr>
          <w:lang w:val="en-US"/>
        </w:rPr>
        <w:tab/>
        <w:t>Error handling and logging</w:t>
      </w:r>
    </w:p>
    <w:p w14:paraId="47299045" w14:textId="77777777" w:rsidR="00B92575" w:rsidRPr="00B92575" w:rsidRDefault="00B92575" w:rsidP="00721C05">
      <w:pPr>
        <w:rPr>
          <w:rFonts w:ascii="Times New Roman" w:hAnsi="Times New Roman"/>
          <w:lang w:val="en-US"/>
        </w:rPr>
      </w:pPr>
      <w:r w:rsidRPr="00B92575">
        <w:rPr>
          <w:lang w:val="en-US"/>
        </w:rPr>
        <w:t>V9.</w:t>
      </w:r>
      <w:r w:rsidRPr="00B92575">
        <w:rPr>
          <w:lang w:val="en-US"/>
        </w:rPr>
        <w:tab/>
        <w:t>Data protection</w:t>
      </w:r>
    </w:p>
    <w:p w14:paraId="2090931E" w14:textId="77777777" w:rsidR="00B92575" w:rsidRPr="00B92575" w:rsidRDefault="00B92575" w:rsidP="00721C05">
      <w:pPr>
        <w:rPr>
          <w:rFonts w:ascii="Times New Roman" w:hAnsi="Times New Roman"/>
          <w:lang w:val="en-US"/>
        </w:rPr>
      </w:pPr>
      <w:r w:rsidRPr="00B92575">
        <w:rPr>
          <w:lang w:val="en-US"/>
        </w:rPr>
        <w:t>V10.</w:t>
      </w:r>
      <w:r w:rsidRPr="00B92575">
        <w:rPr>
          <w:lang w:val="en-US"/>
        </w:rPr>
        <w:tab/>
        <w:t>Communications</w:t>
      </w:r>
    </w:p>
    <w:p w14:paraId="65689686" w14:textId="77777777" w:rsidR="00B92575" w:rsidRPr="00B92575" w:rsidRDefault="00B92575" w:rsidP="00721C05">
      <w:pPr>
        <w:rPr>
          <w:rFonts w:ascii="Times New Roman" w:hAnsi="Times New Roman"/>
          <w:lang w:val="en-US"/>
        </w:rPr>
      </w:pPr>
      <w:r w:rsidRPr="00B92575">
        <w:rPr>
          <w:lang w:val="en-US"/>
        </w:rPr>
        <w:t>V11.</w:t>
      </w:r>
      <w:r w:rsidRPr="00B92575">
        <w:rPr>
          <w:lang w:val="en-US"/>
        </w:rPr>
        <w:tab/>
        <w:t>HTTP security configuration</w:t>
      </w:r>
    </w:p>
    <w:p w14:paraId="78638E75" w14:textId="77777777" w:rsidR="00B92575" w:rsidRPr="00B92575" w:rsidRDefault="00B92575" w:rsidP="00721C05">
      <w:pPr>
        <w:rPr>
          <w:rFonts w:ascii="Times New Roman" w:hAnsi="Times New Roman"/>
          <w:lang w:val="en-US"/>
        </w:rPr>
      </w:pPr>
      <w:r w:rsidRPr="00B92575">
        <w:rPr>
          <w:lang w:val="en-US"/>
        </w:rPr>
        <w:t>V13.</w:t>
      </w:r>
      <w:r w:rsidRPr="00B92575">
        <w:rPr>
          <w:lang w:val="en-US"/>
        </w:rPr>
        <w:tab/>
        <w:t>Malicious controls</w:t>
      </w:r>
    </w:p>
    <w:p w14:paraId="1E5D2168" w14:textId="77777777" w:rsidR="00B92575" w:rsidRPr="00B92575" w:rsidRDefault="00B92575" w:rsidP="00721C05">
      <w:pPr>
        <w:rPr>
          <w:rFonts w:ascii="Times New Roman" w:hAnsi="Times New Roman"/>
          <w:lang w:val="en-US"/>
        </w:rPr>
      </w:pPr>
      <w:r w:rsidRPr="00B92575">
        <w:rPr>
          <w:lang w:val="en-US"/>
        </w:rPr>
        <w:t>V15.</w:t>
      </w:r>
      <w:r w:rsidRPr="00B92575">
        <w:rPr>
          <w:lang w:val="en-US"/>
        </w:rPr>
        <w:tab/>
        <w:t>Business logic</w:t>
      </w:r>
    </w:p>
    <w:p w14:paraId="75D752D8" w14:textId="77777777" w:rsidR="00B92575" w:rsidRPr="00B92575" w:rsidRDefault="00B92575" w:rsidP="00721C05">
      <w:pPr>
        <w:rPr>
          <w:rFonts w:ascii="Times New Roman" w:hAnsi="Times New Roman"/>
          <w:lang w:val="en-US"/>
        </w:rPr>
      </w:pPr>
      <w:r w:rsidRPr="00B92575">
        <w:rPr>
          <w:lang w:val="en-US"/>
        </w:rPr>
        <w:t>V16.</w:t>
      </w:r>
      <w:r w:rsidRPr="00B92575">
        <w:rPr>
          <w:lang w:val="en-US"/>
        </w:rPr>
        <w:tab/>
        <w:t>File and resources</w:t>
      </w:r>
    </w:p>
    <w:p w14:paraId="60920DEC" w14:textId="77777777" w:rsidR="00B92575" w:rsidRPr="00B92575" w:rsidRDefault="00B92575" w:rsidP="00721C05">
      <w:pPr>
        <w:rPr>
          <w:rFonts w:ascii="Times New Roman" w:hAnsi="Times New Roman"/>
          <w:lang w:val="en-US"/>
        </w:rPr>
      </w:pPr>
      <w:r w:rsidRPr="00B92575">
        <w:rPr>
          <w:lang w:val="en-US"/>
        </w:rPr>
        <w:t>V17.</w:t>
      </w:r>
      <w:r w:rsidRPr="00B92575">
        <w:rPr>
          <w:lang w:val="en-US"/>
        </w:rPr>
        <w:tab/>
        <w:t>Mobile</w:t>
      </w:r>
    </w:p>
    <w:p w14:paraId="5E2CEE79" w14:textId="77777777" w:rsidR="00B92575" w:rsidRPr="00B92575" w:rsidRDefault="00B92575" w:rsidP="00721C05">
      <w:pPr>
        <w:rPr>
          <w:rFonts w:ascii="Times New Roman" w:hAnsi="Times New Roman"/>
          <w:lang w:val="en-US"/>
        </w:rPr>
      </w:pPr>
      <w:r w:rsidRPr="00B92575">
        <w:rPr>
          <w:lang w:val="en-US"/>
        </w:rPr>
        <w:t>V18.</w:t>
      </w:r>
      <w:r w:rsidRPr="00B92575">
        <w:rPr>
          <w:lang w:val="en-US"/>
        </w:rPr>
        <w:tab/>
        <w:t>Web services (</w:t>
      </w:r>
      <w:r w:rsidRPr="002578E4">
        <w:rPr>
          <w:color w:val="FF0000"/>
          <w:lang w:val="en-US"/>
          <w:rPrChange w:id="606" w:author="jason" w:date="2016-01-10T10:12:00Z">
            <w:rPr>
              <w:lang w:val="en-US"/>
            </w:rPr>
          </w:rPrChange>
        </w:rPr>
        <w:t>NEW for 3.0</w:t>
      </w:r>
      <w:r w:rsidRPr="00B92575">
        <w:rPr>
          <w:lang w:val="en-US"/>
        </w:rPr>
        <w:t>)</w:t>
      </w:r>
    </w:p>
    <w:p w14:paraId="08D97233" w14:textId="7CC58CB1" w:rsidR="005D41AB" w:rsidRDefault="00B92575" w:rsidP="00721C05">
      <w:r w:rsidRPr="00B92575">
        <w:rPr>
          <w:lang w:val="en-US"/>
        </w:rPr>
        <w:t>V19.</w:t>
      </w:r>
      <w:r w:rsidRPr="00B92575">
        <w:rPr>
          <w:lang w:val="en-US"/>
        </w:rPr>
        <w:tab/>
        <w:t>Configuration (</w:t>
      </w:r>
      <w:r w:rsidRPr="002578E4">
        <w:rPr>
          <w:color w:val="FF0000"/>
          <w:lang w:val="en-US"/>
          <w:rPrChange w:id="607" w:author="jason" w:date="2016-01-10T10:12:00Z">
            <w:rPr>
              <w:lang w:val="en-US"/>
            </w:rPr>
          </w:rPrChange>
        </w:rPr>
        <w:t>NEW for 3.0</w:t>
      </w:r>
      <w:r w:rsidRPr="00B92575">
        <w:rPr>
          <w:lang w:val="en-US"/>
        </w:rPr>
        <w:t>)</w:t>
      </w:r>
    </w:p>
    <w:p w14:paraId="37DC4490" w14:textId="70557BBD" w:rsidR="00DF702A" w:rsidRDefault="006042A4" w:rsidP="00BD5F80">
      <w:pPr>
        <w:rPr>
          <w:rFonts w:asciiTheme="majorHAnsi" w:eastAsiaTheme="majorEastAsia" w:hAnsiTheme="majorHAnsi" w:cstheme="majorBidi"/>
          <w:color w:val="2E74B5" w:themeColor="accent1" w:themeShade="BF"/>
          <w:sz w:val="32"/>
          <w:szCs w:val="32"/>
        </w:rPr>
      </w:pPr>
      <w:r>
        <w:t xml:space="preserve"> </w:t>
      </w:r>
      <w:r w:rsidR="00DF702A">
        <w:br w:type="page"/>
      </w:r>
    </w:p>
    <w:p w14:paraId="79AE1C29" w14:textId="1B431C58" w:rsidR="005D41AB" w:rsidRDefault="005D41AB" w:rsidP="000A1EBE">
      <w:pPr>
        <w:pStyle w:val="Heading1"/>
      </w:pPr>
      <w:bookmarkStart w:id="608" w:name="_Toc440139679"/>
      <w:r>
        <w:lastRenderedPageBreak/>
        <w:t>V1: Architecture, design and threat modelling</w:t>
      </w:r>
      <w:bookmarkEnd w:id="608"/>
    </w:p>
    <w:p w14:paraId="277B45B6" w14:textId="0875EB2C" w:rsidR="005D41AB" w:rsidRPr="006317CA" w:rsidRDefault="000C795A" w:rsidP="006317CA">
      <w:pPr>
        <w:pStyle w:val="Heading2"/>
      </w:pPr>
      <w:r w:rsidRPr="006317CA">
        <w:t>Control objective</w:t>
      </w:r>
    </w:p>
    <w:p w14:paraId="7EAF4399" w14:textId="53E8A7A6" w:rsidR="006317CA" w:rsidRPr="00E34115" w:rsidRDefault="006317CA" w:rsidP="00945FEB">
      <w:r w:rsidRPr="00E34115">
        <w:t xml:space="preserve">Ensure that a verified application satisfies the following </w:t>
      </w:r>
      <w:del w:id="609" w:author="jason" w:date="2016-01-09T23:36:00Z">
        <w:r w:rsidRPr="00E34115" w:rsidDel="00492ABC">
          <w:delText>high level</w:delText>
        </w:r>
      </w:del>
      <w:ins w:id="610" w:author="jason" w:date="2016-01-09T23:36:00Z">
        <w:r w:rsidR="00492ABC" w:rsidRPr="00E34115">
          <w:t>high-level</w:t>
        </w:r>
      </w:ins>
      <w:r w:rsidRPr="00E34115">
        <w:t xml:space="preserve"> requirements:</w:t>
      </w:r>
    </w:p>
    <w:p w14:paraId="24C14ADB" w14:textId="77777777" w:rsidR="006317CA" w:rsidRPr="00E34115" w:rsidRDefault="006317CA" w:rsidP="00945FEB">
      <w:pPr>
        <w:pStyle w:val="ListParagraph"/>
        <w:numPr>
          <w:ilvl w:val="0"/>
          <w:numId w:val="38"/>
        </w:numPr>
      </w:pPr>
      <w:r w:rsidRPr="00E34115">
        <w:t xml:space="preserve">At level 1, components of the application are identified and have a reason for being in the app </w:t>
      </w:r>
    </w:p>
    <w:p w14:paraId="26617A38" w14:textId="77777777" w:rsidR="006317CA" w:rsidRPr="00E34115" w:rsidRDefault="006317CA" w:rsidP="00945FEB">
      <w:pPr>
        <w:pStyle w:val="ListParagraph"/>
        <w:numPr>
          <w:ilvl w:val="0"/>
          <w:numId w:val="38"/>
        </w:numPr>
      </w:pPr>
      <w:r w:rsidRPr="00E34115">
        <w:t>At level 2, the architecture has been defined and the code adheres to the architecture</w:t>
      </w:r>
    </w:p>
    <w:p w14:paraId="049A74D7" w14:textId="77777777" w:rsidR="006317CA" w:rsidRPr="00E34115" w:rsidRDefault="006317CA" w:rsidP="00945FEB">
      <w:pPr>
        <w:pStyle w:val="ListParagraph"/>
        <w:numPr>
          <w:ilvl w:val="0"/>
          <w:numId w:val="38"/>
        </w:numPr>
      </w:pPr>
      <w:r w:rsidRPr="00E34115">
        <w:t>At level 3, the architecture and design is in place, in use, and effective</w:t>
      </w:r>
    </w:p>
    <w:p w14:paraId="050039A5" w14:textId="77777777" w:rsidR="006317CA" w:rsidRPr="00E34115" w:rsidRDefault="006317CA" w:rsidP="00945FEB">
      <w:r w:rsidRPr="00E34115">
        <w:t xml:space="preserve">Note: This section </w:t>
      </w:r>
      <w:proofErr w:type="gramStart"/>
      <w:r w:rsidRPr="00E34115">
        <w:t>has been re-introduced</w:t>
      </w:r>
      <w:proofErr w:type="gramEnd"/>
      <w:r w:rsidRPr="00E34115">
        <w:t xml:space="preserve"> in version 3.0, but is essentially the same architectural controls as version 1.0 of the ASVS. </w:t>
      </w:r>
    </w:p>
    <w:p w14:paraId="63119356" w14:textId="46FD7863" w:rsidR="00702571" w:rsidRPr="006317CA" w:rsidRDefault="000C795A" w:rsidP="006317CA">
      <w:pPr>
        <w:pStyle w:val="Heading2"/>
      </w:pPr>
      <w:r w:rsidRPr="006317CA">
        <w:t>Requirements</w:t>
      </w:r>
    </w:p>
    <w:tbl>
      <w:tblPr>
        <w:tblStyle w:val="GridTable5DarkAccent3"/>
        <w:tblW w:w="4999" w:type="pct"/>
        <w:tblInd w:w="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773"/>
        <w:gridCol w:w="5083"/>
        <w:gridCol w:w="875"/>
        <w:gridCol w:w="875"/>
        <w:gridCol w:w="875"/>
        <w:gridCol w:w="753"/>
      </w:tblGrid>
      <w:tr w:rsidR="005D41AB" w:rsidRPr="0002304C" w14:paraId="5BA3D89D" w14:textId="77777777" w:rsidTr="003D7A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right w:val="none" w:sz="0" w:space="0" w:color="auto"/>
            </w:tcBorders>
            <w:vAlign w:val="center"/>
          </w:tcPr>
          <w:p w14:paraId="6561AEFE" w14:textId="46292D1E" w:rsidR="005D41AB" w:rsidRPr="0002304C" w:rsidRDefault="0093359F" w:rsidP="00E34115">
            <w:pPr>
              <w:pStyle w:val="TableHeading"/>
            </w:pPr>
            <w:r w:rsidRPr="0002304C">
              <w:t>#</w:t>
            </w:r>
          </w:p>
        </w:tc>
        <w:tc>
          <w:tcPr>
            <w:tcW w:w="2752" w:type="pct"/>
            <w:tcBorders>
              <w:top w:val="none" w:sz="0" w:space="0" w:color="auto"/>
              <w:left w:val="none" w:sz="0" w:space="0" w:color="auto"/>
              <w:right w:val="none" w:sz="0" w:space="0" w:color="auto"/>
            </w:tcBorders>
            <w:vAlign w:val="center"/>
          </w:tcPr>
          <w:p w14:paraId="6F832428" w14:textId="77777777" w:rsidR="005D41AB" w:rsidRPr="0002304C" w:rsidRDefault="005D41AB" w:rsidP="0002304C">
            <w:pPr>
              <w:pStyle w:val="TableHeading"/>
              <w:cnfStyle w:val="100000000000" w:firstRow="1" w:lastRow="0" w:firstColumn="0" w:lastColumn="0" w:oddVBand="0" w:evenVBand="0" w:oddHBand="0" w:evenHBand="0" w:firstRowFirstColumn="0" w:firstRowLastColumn="0" w:lastRowFirstColumn="0" w:lastRowLastColumn="0"/>
            </w:pPr>
            <w:r w:rsidRPr="0002304C">
              <w:t>Description</w:t>
            </w:r>
          </w:p>
        </w:tc>
        <w:tc>
          <w:tcPr>
            <w:tcW w:w="474" w:type="pct"/>
            <w:tcBorders>
              <w:top w:val="none" w:sz="0" w:space="0" w:color="auto"/>
              <w:left w:val="none" w:sz="0" w:space="0" w:color="auto"/>
              <w:right w:val="none" w:sz="0" w:space="0" w:color="auto"/>
            </w:tcBorders>
            <w:vAlign w:val="center"/>
          </w:tcPr>
          <w:p w14:paraId="150F033A"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1</w:t>
            </w:r>
          </w:p>
        </w:tc>
        <w:tc>
          <w:tcPr>
            <w:tcW w:w="474" w:type="pct"/>
            <w:tcBorders>
              <w:top w:val="none" w:sz="0" w:space="0" w:color="auto"/>
              <w:left w:val="none" w:sz="0" w:space="0" w:color="auto"/>
              <w:right w:val="none" w:sz="0" w:space="0" w:color="auto"/>
            </w:tcBorders>
            <w:vAlign w:val="center"/>
          </w:tcPr>
          <w:p w14:paraId="7BFB82BC"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2</w:t>
            </w:r>
          </w:p>
        </w:tc>
        <w:tc>
          <w:tcPr>
            <w:tcW w:w="474" w:type="pct"/>
            <w:tcBorders>
              <w:top w:val="none" w:sz="0" w:space="0" w:color="auto"/>
              <w:left w:val="none" w:sz="0" w:space="0" w:color="auto"/>
              <w:right w:val="none" w:sz="0" w:space="0" w:color="auto"/>
            </w:tcBorders>
            <w:vAlign w:val="center"/>
          </w:tcPr>
          <w:p w14:paraId="7AD36F1D"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3</w:t>
            </w:r>
          </w:p>
        </w:tc>
        <w:tc>
          <w:tcPr>
            <w:tcW w:w="408" w:type="pct"/>
            <w:tcBorders>
              <w:top w:val="none" w:sz="0" w:space="0" w:color="auto"/>
              <w:left w:val="none" w:sz="0" w:space="0" w:color="auto"/>
              <w:right w:val="none" w:sz="0" w:space="0" w:color="auto"/>
            </w:tcBorders>
            <w:vAlign w:val="center"/>
          </w:tcPr>
          <w:p w14:paraId="1C5A9F74"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Since</w:t>
            </w:r>
          </w:p>
        </w:tc>
      </w:tr>
      <w:tr w:rsidR="006317CA" w:rsidRPr="00E34115" w14:paraId="0B39B45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7B9F712" w14:textId="155C32F7" w:rsidR="006317CA" w:rsidRPr="00E34115" w:rsidRDefault="006317CA" w:rsidP="00E34115">
            <w:pPr>
              <w:pStyle w:val="TableBody"/>
              <w:jc w:val="center"/>
            </w:pPr>
            <w:r w:rsidRPr="00E34115">
              <w:t>1.1</w:t>
            </w:r>
          </w:p>
        </w:tc>
        <w:tc>
          <w:tcPr>
            <w:tcW w:w="2752" w:type="pct"/>
            <w:shd w:val="clear" w:color="auto" w:fill="auto"/>
          </w:tcPr>
          <w:p w14:paraId="744846ED" w14:textId="3B5C2417"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 xml:space="preserve">Verify that all application components </w:t>
            </w:r>
            <w:proofErr w:type="gramStart"/>
            <w:r w:rsidRPr="00E34115">
              <w:t>are identified</w:t>
            </w:r>
            <w:proofErr w:type="gramEnd"/>
            <w:r w:rsidRPr="00E34115">
              <w:t xml:space="preserve"> and are known to be needed.</w:t>
            </w:r>
          </w:p>
        </w:tc>
        <w:tc>
          <w:tcPr>
            <w:tcW w:w="474" w:type="pct"/>
            <w:shd w:val="clear" w:color="auto" w:fill="FFC000"/>
            <w:vAlign w:val="center"/>
          </w:tcPr>
          <w:p w14:paraId="13D5E6B0" w14:textId="60F4FD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92D050"/>
            <w:vAlign w:val="center"/>
          </w:tcPr>
          <w:p w14:paraId="0FFFB9B1" w14:textId="24BDB56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0838747" w14:textId="5551E8F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E98FAD"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4CA0C37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FC94FCB" w14:textId="0D1BEC86" w:rsidR="006317CA" w:rsidRPr="00E34115" w:rsidRDefault="006317CA" w:rsidP="00E34115">
            <w:pPr>
              <w:pStyle w:val="TableBody"/>
              <w:jc w:val="center"/>
            </w:pPr>
            <w:r w:rsidRPr="00E34115">
              <w:t>1.2</w:t>
            </w:r>
          </w:p>
        </w:tc>
        <w:tc>
          <w:tcPr>
            <w:tcW w:w="2752" w:type="pct"/>
            <w:shd w:val="clear" w:color="auto" w:fill="auto"/>
          </w:tcPr>
          <w:p w14:paraId="2906E9D3" w14:textId="4EC674B5" w:rsidR="006317CA" w:rsidRPr="00E34115" w:rsidRDefault="006317CA" w:rsidP="00492ABC">
            <w:pPr>
              <w:pStyle w:val="TableBody"/>
              <w:cnfStyle w:val="000000000000" w:firstRow="0" w:lastRow="0" w:firstColumn="0" w:lastColumn="0" w:oddVBand="0" w:evenVBand="0" w:oddHBand="0" w:evenHBand="0" w:firstRowFirstColumn="0" w:firstRowLastColumn="0" w:lastRowFirstColumn="0" w:lastRowLastColumn="0"/>
            </w:pPr>
            <w:r w:rsidRPr="00E34115">
              <w:t xml:space="preserve">Verify that all </w:t>
            </w:r>
            <w:ins w:id="611" w:author="jason" w:date="2016-01-09T23:37:00Z">
              <w:r w:rsidR="00492ABC">
                <w:t xml:space="preserve">third party </w:t>
              </w:r>
            </w:ins>
            <w:r w:rsidRPr="00E34115">
              <w:t xml:space="preserve">components, such as libraries, modules, and external </w:t>
            </w:r>
            <w:proofErr w:type="gramStart"/>
            <w:r w:rsidRPr="00E34115">
              <w:t>systems, that</w:t>
            </w:r>
            <w:proofErr w:type="gramEnd"/>
            <w:r w:rsidRPr="00E34115">
              <w:t xml:space="preserve"> are not part of the application </w:t>
            </w:r>
            <w:del w:id="612" w:author="jason" w:date="2016-01-09T23:38:00Z">
              <w:r w:rsidRPr="00E34115" w:rsidDel="00492ABC">
                <w:delText xml:space="preserve">but that the application relies on to operate </w:delText>
              </w:r>
            </w:del>
            <w:r w:rsidRPr="00E34115">
              <w:t xml:space="preserve">are identified. </w:t>
            </w:r>
          </w:p>
        </w:tc>
        <w:tc>
          <w:tcPr>
            <w:tcW w:w="474" w:type="pct"/>
            <w:shd w:val="clear" w:color="auto" w:fill="auto"/>
            <w:vAlign w:val="center"/>
          </w:tcPr>
          <w:p w14:paraId="09451DA5"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B8EFC30" w14:textId="1CE5D22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776D8E95" w14:textId="4263DBD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103DF78" w14:textId="41FB85A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198D76F0"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4E771035" w14:textId="034D8C67" w:rsidR="006317CA" w:rsidRPr="00E34115" w:rsidRDefault="006317CA" w:rsidP="00E34115">
            <w:pPr>
              <w:pStyle w:val="TableBody"/>
              <w:jc w:val="center"/>
            </w:pPr>
            <w:r w:rsidRPr="00E34115">
              <w:t>1.3</w:t>
            </w:r>
          </w:p>
        </w:tc>
        <w:tc>
          <w:tcPr>
            <w:tcW w:w="2752" w:type="pct"/>
            <w:shd w:val="clear" w:color="auto" w:fill="auto"/>
          </w:tcPr>
          <w:p w14:paraId="48B59DA4" w14:textId="017C681E" w:rsidR="006317CA" w:rsidRPr="00E34115" w:rsidRDefault="006317CA" w:rsidP="00492ABC">
            <w:pPr>
              <w:pStyle w:val="TableBody"/>
              <w:cnfStyle w:val="000000100000" w:firstRow="0" w:lastRow="0" w:firstColumn="0" w:lastColumn="0" w:oddVBand="0" w:evenVBand="0" w:oddHBand="1" w:evenHBand="0" w:firstRowFirstColumn="0" w:firstRowLastColumn="0" w:lastRowFirstColumn="0" w:lastRowLastColumn="0"/>
            </w:pPr>
            <w:r w:rsidRPr="00E34115">
              <w:t xml:space="preserve">Verify that </w:t>
            </w:r>
            <w:del w:id="613" w:author="jason" w:date="2016-01-10T10:09:00Z">
              <w:r w:rsidRPr="00E34115" w:rsidDel="00ED2476">
                <w:delText>a</w:delText>
              </w:r>
            </w:del>
            <w:r w:rsidRPr="00E34115">
              <w:t xml:space="preserve"> high-level architecture </w:t>
            </w:r>
            <w:proofErr w:type="spellStart"/>
            <w:ins w:id="614" w:author="jason" w:date="2016-01-10T10:09:00Z">
              <w:r w:rsidR="00ED2476">
                <w:t>documentation</w:t>
              </w:r>
            </w:ins>
            <w:del w:id="615" w:author="jason" w:date="2016-01-09T23:38:00Z">
              <w:r w:rsidRPr="00E34115" w:rsidDel="00492ABC">
                <w:delText>for the application has been defined.</w:delText>
              </w:r>
            </w:del>
            <w:ins w:id="616" w:author="jason" w:date="2016-01-09T23:38:00Z">
              <w:r w:rsidR="00492ABC">
                <w:t>exists</w:t>
              </w:r>
              <w:proofErr w:type="spellEnd"/>
              <w:r w:rsidR="00492ABC">
                <w:t>.</w:t>
              </w:r>
            </w:ins>
          </w:p>
        </w:tc>
        <w:tc>
          <w:tcPr>
            <w:tcW w:w="474" w:type="pct"/>
            <w:shd w:val="clear" w:color="auto" w:fill="auto"/>
            <w:vAlign w:val="center"/>
          </w:tcPr>
          <w:p w14:paraId="7A6D74F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542E1B00" w14:textId="37BC7E9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07CEAA0B" w14:textId="0BF6C911"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E5E0FB6" w14:textId="694360A2"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3180354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6318830B" w14:textId="510FF5FA" w:rsidR="006317CA" w:rsidRPr="00E34115" w:rsidRDefault="006317CA" w:rsidP="00E34115">
            <w:pPr>
              <w:pStyle w:val="TableBody"/>
              <w:jc w:val="center"/>
            </w:pPr>
            <w:r w:rsidRPr="00E34115">
              <w:t>1.4</w:t>
            </w:r>
          </w:p>
        </w:tc>
        <w:tc>
          <w:tcPr>
            <w:tcW w:w="2752" w:type="pct"/>
            <w:shd w:val="clear" w:color="auto" w:fill="auto"/>
          </w:tcPr>
          <w:p w14:paraId="3E681D21" w14:textId="5EAF2DC9"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 xml:space="preserve">Verify that all application components </w:t>
            </w:r>
            <w:proofErr w:type="gramStart"/>
            <w:r w:rsidRPr="00E34115">
              <w:t xml:space="preserve">are defined </w:t>
            </w:r>
            <w:ins w:id="617" w:author="jason" w:date="2016-01-10T10:09:00Z">
              <w:r w:rsidR="00ED2476">
                <w:t xml:space="preserve">and documented </w:t>
              </w:r>
            </w:ins>
            <w:r w:rsidRPr="00E34115">
              <w:t>in terms of the business functions and/or security functions they provide</w:t>
            </w:r>
            <w:proofErr w:type="gramEnd"/>
            <w:r w:rsidRPr="00E34115">
              <w:t xml:space="preserve">. </w:t>
            </w:r>
          </w:p>
        </w:tc>
        <w:tc>
          <w:tcPr>
            <w:tcW w:w="474" w:type="pct"/>
            <w:shd w:val="clear" w:color="auto" w:fill="auto"/>
            <w:vAlign w:val="center"/>
          </w:tcPr>
          <w:p w14:paraId="3B32568D"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152F37B7"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4F792ED0" w14:textId="0B476DB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7705B867" w14:textId="58DF288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6392C0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1E883045" w14:textId="6C5C5841" w:rsidR="006317CA" w:rsidRPr="00E34115" w:rsidRDefault="006317CA" w:rsidP="00E34115">
            <w:pPr>
              <w:pStyle w:val="TableBody"/>
              <w:jc w:val="center"/>
            </w:pPr>
            <w:r w:rsidRPr="00E34115">
              <w:t>1.5</w:t>
            </w:r>
          </w:p>
        </w:tc>
        <w:tc>
          <w:tcPr>
            <w:tcW w:w="2752" w:type="pct"/>
            <w:shd w:val="clear" w:color="auto" w:fill="auto"/>
          </w:tcPr>
          <w:p w14:paraId="69B0943E" w14:textId="33BC6D05" w:rsidR="006317CA" w:rsidRPr="00E34115" w:rsidRDefault="006317CA" w:rsidP="00492ABC">
            <w:pPr>
              <w:pStyle w:val="TableBody"/>
              <w:cnfStyle w:val="000000100000" w:firstRow="0" w:lastRow="0" w:firstColumn="0" w:lastColumn="0" w:oddVBand="0" w:evenVBand="0" w:oddHBand="1" w:evenHBand="0" w:firstRowFirstColumn="0" w:firstRowLastColumn="0" w:lastRowFirstColumn="0" w:lastRowLastColumn="0"/>
            </w:pPr>
            <w:r w:rsidRPr="00E34115">
              <w:t xml:space="preserve">Verify that all </w:t>
            </w:r>
            <w:ins w:id="618" w:author="jason" w:date="2016-01-09T23:39:00Z">
              <w:r w:rsidR="00492ABC">
                <w:t xml:space="preserve">third party </w:t>
              </w:r>
            </w:ins>
            <w:r w:rsidRPr="00E34115">
              <w:t xml:space="preserve">components </w:t>
            </w:r>
            <w:del w:id="619" w:author="jason" w:date="2016-01-09T23:39:00Z">
              <w:r w:rsidRPr="00E34115" w:rsidDel="00492ABC">
                <w:delText xml:space="preserve">that are not part of the application but that the application relies on to operate </w:delText>
              </w:r>
            </w:del>
            <w:proofErr w:type="gramStart"/>
            <w:r w:rsidRPr="00E34115">
              <w:t xml:space="preserve">are defined </w:t>
            </w:r>
            <w:ins w:id="620" w:author="jason" w:date="2016-01-10T10:08:00Z">
              <w:r w:rsidR="00ED2476">
                <w:t xml:space="preserve">and documented </w:t>
              </w:r>
            </w:ins>
            <w:r w:rsidRPr="00E34115">
              <w:t xml:space="preserve">in terms of the </w:t>
            </w:r>
            <w:ins w:id="621" w:author="jason" w:date="2016-01-09T23:39:00Z">
              <w:r w:rsidR="00492ABC">
                <w:t xml:space="preserve">business </w:t>
              </w:r>
            </w:ins>
            <w:r w:rsidRPr="00E34115">
              <w:t>functions, and/or security functions,</w:t>
            </w:r>
            <w:proofErr w:type="gramEnd"/>
            <w:r w:rsidRPr="00E34115">
              <w:t xml:space="preserve"> they provide. </w:t>
            </w:r>
          </w:p>
        </w:tc>
        <w:tc>
          <w:tcPr>
            <w:tcW w:w="474" w:type="pct"/>
            <w:shd w:val="clear" w:color="auto" w:fill="auto"/>
            <w:vAlign w:val="center"/>
          </w:tcPr>
          <w:p w14:paraId="3633EBCF"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auto"/>
            <w:vAlign w:val="center"/>
          </w:tcPr>
          <w:p w14:paraId="00EA4383"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00B0F0"/>
            <w:vAlign w:val="center"/>
          </w:tcPr>
          <w:p w14:paraId="362CADDD" w14:textId="4E48DCD9"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B16D6BE" w14:textId="0423932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1502C623"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A5C312A" w14:textId="2DB29DB1" w:rsidR="006317CA" w:rsidRPr="00E34115" w:rsidRDefault="006317CA" w:rsidP="00E34115">
            <w:pPr>
              <w:pStyle w:val="TableBody"/>
              <w:jc w:val="center"/>
            </w:pPr>
            <w:r w:rsidRPr="00E34115">
              <w:t>1.6</w:t>
            </w:r>
          </w:p>
        </w:tc>
        <w:tc>
          <w:tcPr>
            <w:tcW w:w="2752" w:type="pct"/>
            <w:shd w:val="clear" w:color="auto" w:fill="auto"/>
          </w:tcPr>
          <w:p w14:paraId="7DD6D971" w14:textId="275E5E81" w:rsidR="006317CA" w:rsidRPr="00E34115" w:rsidRDefault="006317CA" w:rsidP="00492ABC">
            <w:pPr>
              <w:pStyle w:val="TableBody"/>
              <w:cnfStyle w:val="000000000000" w:firstRow="0" w:lastRow="0" w:firstColumn="0" w:lastColumn="0" w:oddVBand="0" w:evenVBand="0" w:oddHBand="0" w:evenHBand="0" w:firstRowFirstColumn="0" w:firstRowLastColumn="0" w:lastRowFirstColumn="0" w:lastRowLastColumn="0"/>
            </w:pPr>
            <w:r w:rsidRPr="00E34115">
              <w:t xml:space="preserve">Verify that a threat model for the target application </w:t>
            </w:r>
            <w:del w:id="622" w:author="jason" w:date="2016-01-09T23:40:00Z">
              <w:r w:rsidRPr="00E34115" w:rsidDel="00492ABC">
                <w:delText>has been produced</w:delText>
              </w:r>
            </w:del>
            <w:ins w:id="623" w:author="jason" w:date="2016-01-09T23:40:00Z">
              <w:r w:rsidR="00492ABC">
                <w:t>exists</w:t>
              </w:r>
            </w:ins>
            <w:r w:rsidRPr="00E34115">
              <w:t xml:space="preserve"> and covers </w:t>
            </w:r>
            <w:del w:id="624" w:author="jason" w:date="2016-01-09T23:40:00Z">
              <w:r w:rsidRPr="00E34115" w:rsidDel="00492ABC">
                <w:delText xml:space="preserve">off </w:delText>
              </w:r>
            </w:del>
            <w:r w:rsidRPr="00E34115">
              <w:t>risks associated with Spoofing, Tampering, Repudiation, Information Disclosure, and Elevation of privilege (STRIDE).</w:t>
            </w:r>
          </w:p>
        </w:tc>
        <w:tc>
          <w:tcPr>
            <w:tcW w:w="474" w:type="pct"/>
            <w:shd w:val="clear" w:color="auto" w:fill="auto"/>
            <w:vAlign w:val="center"/>
          </w:tcPr>
          <w:p w14:paraId="3660C54E"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397E018D" w14:textId="2E30EBBA"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320E4B40" w14:textId="02AA3F8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969A599" w14:textId="63D1D2A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9F2F819"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4A5193D" w14:textId="38584E51" w:rsidR="006317CA" w:rsidRPr="00E34115" w:rsidRDefault="006317CA" w:rsidP="00E34115">
            <w:pPr>
              <w:pStyle w:val="TableBody"/>
              <w:jc w:val="center"/>
            </w:pPr>
            <w:r w:rsidRPr="00E34115">
              <w:t>1.7</w:t>
            </w:r>
          </w:p>
        </w:tc>
        <w:tc>
          <w:tcPr>
            <w:tcW w:w="2752" w:type="pct"/>
            <w:shd w:val="clear" w:color="auto" w:fill="auto"/>
          </w:tcPr>
          <w:p w14:paraId="3CC60A3C" w14:textId="496B184D"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 xml:space="preserve">Verify all security controls (including libraries that call external security services) have a centralized </w:t>
            </w:r>
            <w:r w:rsidRPr="00E34115">
              <w:lastRenderedPageBreak/>
              <w:t>implementation.</w:t>
            </w:r>
          </w:p>
        </w:tc>
        <w:tc>
          <w:tcPr>
            <w:tcW w:w="474" w:type="pct"/>
            <w:shd w:val="clear" w:color="auto" w:fill="auto"/>
            <w:vAlign w:val="center"/>
          </w:tcPr>
          <w:p w14:paraId="148367C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103212AB" w14:textId="083DA91B"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C02F2E0" w14:textId="408D1466"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82C6386" w14:textId="7978FC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3.0</w:t>
            </w:r>
          </w:p>
        </w:tc>
      </w:tr>
      <w:tr w:rsidR="006317CA" w:rsidRPr="00E34115" w14:paraId="120B0BA4"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3656C43" w14:textId="2EC14A0D" w:rsidR="006317CA" w:rsidRPr="00E34115" w:rsidRDefault="006317CA" w:rsidP="00E34115">
            <w:pPr>
              <w:pStyle w:val="TableBody"/>
              <w:jc w:val="center"/>
            </w:pPr>
            <w:r w:rsidRPr="00E34115">
              <w:lastRenderedPageBreak/>
              <w:t>1.8</w:t>
            </w:r>
          </w:p>
        </w:tc>
        <w:tc>
          <w:tcPr>
            <w:tcW w:w="2752" w:type="pct"/>
            <w:shd w:val="clear" w:color="auto" w:fill="auto"/>
          </w:tcPr>
          <w:p w14:paraId="54F7043B" w14:textId="2C901213"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 xml:space="preserve">Verify that components </w:t>
            </w:r>
            <w:proofErr w:type="gramStart"/>
            <w:r w:rsidRPr="00E34115">
              <w:t>are segregated</w:t>
            </w:r>
            <w:proofErr w:type="gramEnd"/>
            <w:r w:rsidRPr="00E34115">
              <w:t xml:space="preserve"> from each other via a defined security control, such as network segmentation, firewall rules, or cloud based security groups.</w:t>
            </w:r>
          </w:p>
        </w:tc>
        <w:tc>
          <w:tcPr>
            <w:tcW w:w="474" w:type="pct"/>
            <w:shd w:val="clear" w:color="auto" w:fill="auto"/>
            <w:vAlign w:val="center"/>
          </w:tcPr>
          <w:p w14:paraId="236A26A0"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A587DC6" w14:textId="7F54719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6FDDF0DD" w14:textId="65973E5E"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6E499E" w14:textId="52B3A7F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3.0</w:t>
            </w:r>
          </w:p>
        </w:tc>
      </w:tr>
      <w:tr w:rsidR="003D7AB8" w:rsidRPr="00E34115" w14:paraId="3DA63CD8"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6824A71" w14:textId="48429948" w:rsidR="003D7AB8" w:rsidRPr="00E34115" w:rsidRDefault="003D7AB8" w:rsidP="00E34115">
            <w:pPr>
              <w:pStyle w:val="TableBody"/>
              <w:jc w:val="center"/>
            </w:pPr>
            <w:r w:rsidRPr="00E34115">
              <w:t>1.9</w:t>
            </w:r>
          </w:p>
        </w:tc>
        <w:tc>
          <w:tcPr>
            <w:tcW w:w="2752" w:type="pct"/>
            <w:shd w:val="clear" w:color="auto" w:fill="auto"/>
          </w:tcPr>
          <w:p w14:paraId="3F6EAF16" w14:textId="2E122883" w:rsidR="003D7AB8" w:rsidRPr="00E34115" w:rsidRDefault="003D7AB8" w:rsidP="00E34115">
            <w:pPr>
              <w:pStyle w:val="TableBody"/>
              <w:cnfStyle w:val="000000100000" w:firstRow="0" w:lastRow="0" w:firstColumn="0" w:lastColumn="0" w:oddVBand="0" w:evenVBand="0" w:oddHBand="1" w:evenHBand="0" w:firstRowFirstColumn="0" w:firstRowLastColumn="0" w:lastRowFirstColumn="0" w:lastRowLastColumn="0"/>
            </w:pPr>
            <w:r w:rsidRPr="00E34115">
              <w:t xml:space="preserve">Verify the application has a clear separation between the data layer, controller layer and the display layer, such that security decisions </w:t>
            </w:r>
            <w:proofErr w:type="gramStart"/>
            <w:r w:rsidRPr="00E34115">
              <w:t>can be enforced</w:t>
            </w:r>
            <w:proofErr w:type="gramEnd"/>
            <w:r w:rsidRPr="00E34115">
              <w:t xml:space="preserve"> on trusted systems. </w:t>
            </w:r>
          </w:p>
        </w:tc>
        <w:tc>
          <w:tcPr>
            <w:tcW w:w="474" w:type="pct"/>
            <w:shd w:val="clear" w:color="auto" w:fill="auto"/>
            <w:vAlign w:val="center"/>
          </w:tcPr>
          <w:p w14:paraId="143FB743" w14:textId="77777777"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6B6637C4" w14:textId="4C87D6F1"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4B763D68" w14:textId="124DC19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21EAB81" w14:textId="0FC9AA4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3D7AB8" w:rsidRPr="00E34115" w14:paraId="1F5E9EA3"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C72465A" w14:textId="3DFF40B7" w:rsidR="003D7AB8" w:rsidRPr="00E34115" w:rsidRDefault="003D7AB8" w:rsidP="00E34115">
            <w:pPr>
              <w:pStyle w:val="TableBody"/>
              <w:jc w:val="center"/>
            </w:pPr>
            <w:r w:rsidRPr="00E34115">
              <w:t>1.10</w:t>
            </w:r>
          </w:p>
        </w:tc>
        <w:tc>
          <w:tcPr>
            <w:tcW w:w="2752" w:type="pct"/>
            <w:shd w:val="clear" w:color="auto" w:fill="auto"/>
          </w:tcPr>
          <w:p w14:paraId="0701B314" w14:textId="0D464F29" w:rsidR="003D7AB8" w:rsidRPr="00E34115" w:rsidRDefault="003D7AB8" w:rsidP="00E34115">
            <w:pPr>
              <w:pStyle w:val="TableBody"/>
              <w:cnfStyle w:val="000000000000" w:firstRow="0" w:lastRow="0" w:firstColumn="0" w:lastColumn="0" w:oddVBand="0" w:evenVBand="0" w:oddHBand="0" w:evenHBand="0" w:firstRowFirstColumn="0" w:firstRowLastColumn="0" w:lastRowFirstColumn="0" w:lastRowLastColumn="0"/>
            </w:pPr>
            <w:r w:rsidRPr="00E34115">
              <w:rPr>
                <w:color w:val="000000"/>
              </w:rPr>
              <w:t>Verify that there is no sensitive business logic, secret keys or other proprietary information in client side code.</w:t>
            </w:r>
          </w:p>
        </w:tc>
        <w:tc>
          <w:tcPr>
            <w:tcW w:w="474" w:type="pct"/>
            <w:shd w:val="clear" w:color="auto" w:fill="auto"/>
            <w:vAlign w:val="center"/>
          </w:tcPr>
          <w:p w14:paraId="673FCB92" w14:textId="77777777"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1571A0EB" w14:textId="4C0919EB"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43371B08" w14:textId="14343892"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414DC92" w14:textId="4696AB4E"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71F9F511" w14:textId="77777777" w:rsidR="006317CA" w:rsidRDefault="006317CA" w:rsidP="006317CA"/>
    <w:p w14:paraId="0E780C86" w14:textId="15CCEF03" w:rsidR="005D41AB" w:rsidRDefault="00702571" w:rsidP="00702571">
      <w:pPr>
        <w:pStyle w:val="Heading2"/>
      </w:pPr>
      <w:r>
        <w:t>References</w:t>
      </w:r>
    </w:p>
    <w:p w14:paraId="16AA273E" w14:textId="46382041" w:rsidR="006317CA" w:rsidRPr="006317CA" w:rsidRDefault="006317CA" w:rsidP="006317CA">
      <w:r w:rsidRPr="006317CA">
        <w:t>For more information, please see</w:t>
      </w:r>
      <w:r w:rsidR="00E34115">
        <w:t>:</w:t>
      </w:r>
    </w:p>
    <w:p w14:paraId="18B02CD3" w14:textId="02B9FA1A" w:rsidR="006317CA" w:rsidRPr="006317CA" w:rsidRDefault="006317CA" w:rsidP="009D1F1E">
      <w:pPr>
        <w:pStyle w:val="ListParagraph"/>
        <w:numPr>
          <w:ilvl w:val="0"/>
          <w:numId w:val="6"/>
        </w:numPr>
      </w:pPr>
      <w:r>
        <w:t xml:space="preserve">Threat </w:t>
      </w:r>
      <w:proofErr w:type="spellStart"/>
      <w:r w:rsidR="00ED2476">
        <w:t>Model</w:t>
      </w:r>
      <w:r w:rsidR="00492ABC">
        <w:t>ing</w:t>
      </w:r>
      <w:proofErr w:type="spellEnd"/>
      <w:r>
        <w:t xml:space="preserve"> Cheat Sheet </w:t>
      </w:r>
      <w:hyperlink r:id="rId18" w:history="1">
        <w:r w:rsidRPr="007507FC">
          <w:rPr>
            <w:rStyle w:val="Hyperlink"/>
          </w:rPr>
          <w:t>https://www.owasp.org/index.php/Application_Security_Architecture_Cheat_Sheet</w:t>
        </w:r>
      </w:hyperlink>
      <w:r>
        <w:t xml:space="preserve"> </w:t>
      </w:r>
      <w:r w:rsidRPr="006317CA">
        <w:t xml:space="preserve"> </w:t>
      </w:r>
      <w:r>
        <w:t xml:space="preserve"> </w:t>
      </w:r>
    </w:p>
    <w:p w14:paraId="39B45014" w14:textId="5D92BF02" w:rsidR="006317CA" w:rsidRPr="006317CA" w:rsidRDefault="006317CA" w:rsidP="009D1F1E">
      <w:pPr>
        <w:pStyle w:val="ListParagraph"/>
        <w:numPr>
          <w:ilvl w:val="0"/>
          <w:numId w:val="6"/>
        </w:numPr>
      </w:pPr>
      <w:r w:rsidRPr="006317CA">
        <w:t xml:space="preserve">Attack Surface Analysis Cheat Sheet: </w:t>
      </w:r>
      <w:hyperlink r:id="rId19" w:history="1">
        <w:r w:rsidRPr="007507FC">
          <w:rPr>
            <w:rStyle w:val="Hyperlink"/>
          </w:rPr>
          <w:t>https://www.owasp.org/index.php/Attack_Surface_Analysis_Cheat_Sheet</w:t>
        </w:r>
      </w:hyperlink>
      <w:r>
        <w:t xml:space="preserve"> </w:t>
      </w:r>
      <w:r w:rsidRPr="006317CA">
        <w:t xml:space="preserve"> </w:t>
      </w:r>
    </w:p>
    <w:p w14:paraId="50C83C7C" w14:textId="77777777" w:rsidR="00333230" w:rsidRDefault="00333230">
      <w:pPr>
        <w:spacing w:before="0" w:after="0" w:line="240" w:lineRule="auto"/>
        <w:rPr>
          <w:rFonts w:asciiTheme="majorHAnsi" w:eastAsiaTheme="majorEastAsia" w:hAnsiTheme="majorHAnsi" w:cstheme="majorBidi"/>
          <w:color w:val="2E74B5" w:themeColor="accent1" w:themeShade="BF"/>
          <w:sz w:val="32"/>
          <w:szCs w:val="32"/>
        </w:rPr>
      </w:pPr>
      <w:r>
        <w:br w:type="page"/>
      </w:r>
    </w:p>
    <w:p w14:paraId="183F075E" w14:textId="1AD3F770" w:rsidR="00DF702A" w:rsidRDefault="00DF702A" w:rsidP="00BD5F80">
      <w:pPr>
        <w:pStyle w:val="Heading1"/>
      </w:pPr>
      <w:bookmarkStart w:id="625" w:name="_Toc440139680"/>
      <w:r>
        <w:lastRenderedPageBreak/>
        <w:t>V2: Authentication Verification Requirements</w:t>
      </w:r>
      <w:bookmarkEnd w:id="625"/>
    </w:p>
    <w:p w14:paraId="0509CF78" w14:textId="18C8A22C" w:rsidR="00702571" w:rsidRDefault="00702571" w:rsidP="00702571">
      <w:pPr>
        <w:pStyle w:val="Heading2"/>
      </w:pPr>
      <w:r>
        <w:t>Control objective</w:t>
      </w:r>
    </w:p>
    <w:p w14:paraId="186F2090" w14:textId="02106FD5" w:rsidR="00431C00" w:rsidRDefault="00431C00" w:rsidP="00945FEB">
      <w:r>
        <w:t xml:space="preserve">Authentication is the act of establishing, or confirming, something (or someone) as authentic, that is, that claims made by or about the thing are true. Ensure that a verified application satisfies the following </w:t>
      </w:r>
      <w:del w:id="626" w:author="jason" w:date="2016-01-09T23:42:00Z">
        <w:r w:rsidDel="00A84CB1">
          <w:delText>high level</w:delText>
        </w:r>
      </w:del>
      <w:ins w:id="627" w:author="jason" w:date="2016-01-09T23:42:00Z">
        <w:r w:rsidR="00A84CB1">
          <w:t>high-level</w:t>
        </w:r>
      </w:ins>
      <w:r>
        <w:t xml:space="preserve"> requirements:</w:t>
      </w:r>
    </w:p>
    <w:p w14:paraId="7A40E5D6" w14:textId="77777777" w:rsidR="00431C00" w:rsidRDefault="00431C00" w:rsidP="00945FEB">
      <w:pPr>
        <w:pStyle w:val="ListParagraph"/>
        <w:numPr>
          <w:ilvl w:val="0"/>
          <w:numId w:val="39"/>
        </w:numPr>
      </w:pPr>
      <w:r>
        <w:t>Verifies the digital identity of the sender of a communication</w:t>
      </w:r>
      <w:del w:id="628" w:author="jason" w:date="2016-01-09T23:43:00Z">
        <w:r w:rsidDel="00A84CB1">
          <w:delText>.</w:delText>
        </w:r>
      </w:del>
      <w:r>
        <w:t xml:space="preserve"> </w:t>
      </w:r>
    </w:p>
    <w:p w14:paraId="26BE456B" w14:textId="6F4BDE73" w:rsidR="00431C00" w:rsidRDefault="00431C00" w:rsidP="00945FEB">
      <w:pPr>
        <w:pStyle w:val="ListParagraph"/>
        <w:numPr>
          <w:ilvl w:val="0"/>
          <w:numId w:val="39"/>
        </w:numPr>
      </w:pPr>
      <w:r>
        <w:t>Ensures that only those authorised are able to authenticate and credentials are transported in a secure manner</w:t>
      </w:r>
      <w:del w:id="629" w:author="jason" w:date="2016-01-09T23:43:00Z">
        <w:r w:rsidDel="00A84CB1">
          <w:delText>.</w:delText>
        </w:r>
      </w:del>
    </w:p>
    <w:p w14:paraId="4FB9F705" w14:textId="69CAE3F5" w:rsidR="00DF702A" w:rsidRPr="00DF702A" w:rsidRDefault="00702571" w:rsidP="003C52FF">
      <w:pPr>
        <w:pStyle w:val="Heading2"/>
      </w:pPr>
      <w:r>
        <w:t>Requirements</w:t>
      </w:r>
    </w:p>
    <w:tbl>
      <w:tblPr>
        <w:tblStyle w:val="GridTable5DarkAccent3"/>
        <w:tblW w:w="4948" w:type="pct"/>
        <w:tblLayout w:type="fixed"/>
        <w:tblLook w:val="04A0" w:firstRow="1" w:lastRow="0" w:firstColumn="1" w:lastColumn="0" w:noHBand="0" w:noVBand="1"/>
      </w:tblPr>
      <w:tblGrid>
        <w:gridCol w:w="868"/>
        <w:gridCol w:w="5140"/>
        <w:gridCol w:w="783"/>
        <w:gridCol w:w="783"/>
        <w:gridCol w:w="783"/>
        <w:gridCol w:w="783"/>
      </w:tblGrid>
      <w:tr w:rsidR="00B1508E" w:rsidRPr="00DF702A" w14:paraId="041B1C91" w14:textId="77777777" w:rsidTr="00530A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6" w:type="dxa"/>
          </w:tcPr>
          <w:p w14:paraId="2C465C60" w14:textId="04B42FC2" w:rsidR="00DF702A" w:rsidRPr="00DF702A" w:rsidRDefault="003C52FF" w:rsidP="00F27478">
            <w:pPr>
              <w:pStyle w:val="TableHeading"/>
            </w:pPr>
            <w:r>
              <w:t>#</w:t>
            </w:r>
          </w:p>
        </w:tc>
        <w:tc>
          <w:tcPr>
            <w:tcW w:w="5014" w:type="dxa"/>
            <w:vAlign w:val="center"/>
          </w:tcPr>
          <w:p w14:paraId="22529562" w14:textId="77777777" w:rsidR="00DF702A" w:rsidRPr="00DF702A" w:rsidRDefault="00DF702A" w:rsidP="001B1E6E">
            <w:pPr>
              <w:pStyle w:val="TableHeading"/>
              <w:cnfStyle w:val="100000000000" w:firstRow="1" w:lastRow="0" w:firstColumn="0" w:lastColumn="0" w:oddVBand="0" w:evenVBand="0" w:oddHBand="0" w:evenHBand="0" w:firstRowFirstColumn="0" w:firstRowLastColumn="0" w:lastRowFirstColumn="0" w:lastRowLastColumn="0"/>
            </w:pPr>
            <w:r w:rsidRPr="00DF702A">
              <w:t>Description</w:t>
            </w:r>
          </w:p>
        </w:tc>
        <w:tc>
          <w:tcPr>
            <w:tcW w:w="764" w:type="dxa"/>
            <w:vAlign w:val="center"/>
          </w:tcPr>
          <w:p w14:paraId="5539A784"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1</w:t>
            </w:r>
          </w:p>
        </w:tc>
        <w:tc>
          <w:tcPr>
            <w:tcW w:w="764" w:type="dxa"/>
            <w:vAlign w:val="center"/>
          </w:tcPr>
          <w:p w14:paraId="1FDC67C5"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2</w:t>
            </w:r>
          </w:p>
        </w:tc>
        <w:tc>
          <w:tcPr>
            <w:tcW w:w="764" w:type="dxa"/>
            <w:vAlign w:val="center"/>
          </w:tcPr>
          <w:p w14:paraId="6585AADC"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3</w:t>
            </w:r>
          </w:p>
        </w:tc>
        <w:tc>
          <w:tcPr>
            <w:tcW w:w="764" w:type="dxa"/>
            <w:vAlign w:val="center"/>
          </w:tcPr>
          <w:p w14:paraId="53F89FE6" w14:textId="77777777" w:rsidR="00DF702A" w:rsidRPr="00DF702A" w:rsidRDefault="00DF702A" w:rsidP="00530AE0">
            <w:pPr>
              <w:pStyle w:val="TableHeading"/>
              <w:cnfStyle w:val="100000000000" w:firstRow="1" w:lastRow="0" w:firstColumn="0" w:lastColumn="0" w:oddVBand="0" w:evenVBand="0" w:oddHBand="0" w:evenHBand="0" w:firstRowFirstColumn="0" w:firstRowLastColumn="0" w:lastRowFirstColumn="0" w:lastRowLastColumn="0"/>
            </w:pPr>
            <w:r w:rsidRPr="00DF702A">
              <w:t>Since</w:t>
            </w:r>
          </w:p>
        </w:tc>
      </w:tr>
      <w:tr w:rsidR="00530AE0" w:rsidRPr="00530AE0" w14:paraId="6E5ABBD9"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DF2A7E9" w14:textId="19148C1D"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w:t>
            </w:r>
          </w:p>
        </w:tc>
        <w:tc>
          <w:tcPr>
            <w:tcW w:w="5014" w:type="dxa"/>
            <w:shd w:val="clear" w:color="auto" w:fill="auto"/>
          </w:tcPr>
          <w:p w14:paraId="312051D0" w14:textId="41B5577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all pages and resources by default require authentication except those specifically intended to be public (Principle of complete mediation).</w:t>
            </w:r>
          </w:p>
        </w:tc>
        <w:tc>
          <w:tcPr>
            <w:tcW w:w="764" w:type="dxa"/>
            <w:shd w:val="clear" w:color="auto" w:fill="FFC000"/>
            <w:vAlign w:val="center"/>
          </w:tcPr>
          <w:p w14:paraId="3FEF6CEF" w14:textId="00A92DE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F32D487" w14:textId="3502F5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C1038BA" w14:textId="4580CDB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55D10CF" w14:textId="43F7E43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75D7D4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2A5FA04D" w14:textId="444FFC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w:t>
            </w:r>
          </w:p>
        </w:tc>
        <w:tc>
          <w:tcPr>
            <w:tcW w:w="5014" w:type="dxa"/>
            <w:shd w:val="clear" w:color="auto" w:fill="auto"/>
          </w:tcPr>
          <w:p w14:paraId="3195773A" w14:textId="64E87F29"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w:t>
            </w:r>
            <w:proofErr w:type="gramStart"/>
            <w:r w:rsidRPr="00530AE0">
              <w:t>all password fields do not</w:t>
            </w:r>
            <w:proofErr w:type="gramEnd"/>
            <w:r w:rsidRPr="00530AE0">
              <w:t xml:space="preserve"> echo the user’s password when it is entered.</w:t>
            </w:r>
          </w:p>
        </w:tc>
        <w:tc>
          <w:tcPr>
            <w:tcW w:w="764" w:type="dxa"/>
            <w:shd w:val="clear" w:color="auto" w:fill="FFC000"/>
            <w:vAlign w:val="center"/>
          </w:tcPr>
          <w:p w14:paraId="4E0BA9F6" w14:textId="75533B0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30841D8E" w14:textId="4D84FFB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6EAC99" w14:textId="7961AB4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4BE04585" w14:textId="17FBFFA2"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5CB487F6"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3F7CD9B" w14:textId="4B9B093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2.4</w:t>
            </w:r>
          </w:p>
        </w:tc>
        <w:tc>
          <w:tcPr>
            <w:tcW w:w="5014" w:type="dxa"/>
            <w:shd w:val="clear" w:color="auto" w:fill="auto"/>
          </w:tcPr>
          <w:p w14:paraId="0497B277" w14:textId="4663446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all authentication controls </w:t>
            </w:r>
            <w:proofErr w:type="gramStart"/>
            <w:r w:rsidRPr="00530AE0">
              <w:t>are enforced</w:t>
            </w:r>
            <w:proofErr w:type="gramEnd"/>
            <w:r w:rsidRPr="00530AE0">
              <w:t xml:space="preserve"> on the server side.</w:t>
            </w:r>
          </w:p>
        </w:tc>
        <w:tc>
          <w:tcPr>
            <w:tcW w:w="764" w:type="dxa"/>
            <w:shd w:val="clear" w:color="auto" w:fill="FFC000"/>
            <w:vAlign w:val="center"/>
          </w:tcPr>
          <w:p w14:paraId="4AA63C26" w14:textId="150B7CC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65E4B21" w14:textId="0251E73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4A751C36" w14:textId="32F447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09C81AB0" w14:textId="398A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50FFCC9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4D0C0C9" w14:textId="15BCAE2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2.6</w:t>
            </w:r>
          </w:p>
        </w:tc>
        <w:tc>
          <w:tcPr>
            <w:tcW w:w="5014" w:type="dxa"/>
            <w:shd w:val="clear" w:color="auto" w:fill="auto"/>
          </w:tcPr>
          <w:p w14:paraId="27809F62" w14:textId="6944DF17"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all authentication controls fail securely to ensure attackers cannot log in.</w:t>
            </w:r>
          </w:p>
        </w:tc>
        <w:tc>
          <w:tcPr>
            <w:tcW w:w="764" w:type="dxa"/>
            <w:shd w:val="clear" w:color="auto" w:fill="FFC000"/>
            <w:vAlign w:val="center"/>
          </w:tcPr>
          <w:p w14:paraId="0C6F4D91" w14:textId="74BE43B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4FF7AC9" w14:textId="1B1F1DFE"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81632F4" w14:textId="605CD8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06ADB4DA" w14:textId="1818564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6995F43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0578117" w14:textId="0272436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2.7</w:t>
            </w:r>
          </w:p>
        </w:tc>
        <w:tc>
          <w:tcPr>
            <w:tcW w:w="5014" w:type="dxa"/>
            <w:shd w:val="clear" w:color="auto" w:fill="auto"/>
          </w:tcPr>
          <w:p w14:paraId="37FFFB7D" w14:textId="79924A10"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password entry fields allow, or encourage, the use of passphrases, and do not prevent long passphrases/highly complex passwords </w:t>
            </w:r>
            <w:ins w:id="630" w:author="jason" w:date="2016-01-09T23:44:00Z">
              <w:r w:rsidR="00A84CB1">
                <w:t xml:space="preserve">from </w:t>
              </w:r>
            </w:ins>
            <w:proofErr w:type="gramStart"/>
            <w:r w:rsidRPr="00530AE0">
              <w:t>being entered</w:t>
            </w:r>
            <w:proofErr w:type="gramEnd"/>
            <w:r w:rsidRPr="00530AE0">
              <w:t>.</w:t>
            </w:r>
          </w:p>
        </w:tc>
        <w:tc>
          <w:tcPr>
            <w:tcW w:w="764" w:type="dxa"/>
            <w:shd w:val="clear" w:color="auto" w:fill="FFC000"/>
            <w:vAlign w:val="center"/>
          </w:tcPr>
          <w:p w14:paraId="725FC3B9" w14:textId="4237CA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EE48C36" w14:textId="13CE4EE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00E3E523" w14:textId="64D8769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41DA2A4F" w14:textId="7E01C6E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6CEE552"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39409A6" w14:textId="749148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2.8</w:t>
            </w:r>
          </w:p>
        </w:tc>
        <w:tc>
          <w:tcPr>
            <w:tcW w:w="5014" w:type="dxa"/>
            <w:shd w:val="clear" w:color="auto" w:fill="auto"/>
          </w:tcPr>
          <w:p w14:paraId="5142F0AF" w14:textId="3D70D227"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all account identity authentication functions (such as update profile, forgot password, disabled / lost token, help desk or IVR) that might regain access to the account are at least as resistant to attack as the primary authentication mechanism.</w:t>
            </w:r>
          </w:p>
        </w:tc>
        <w:tc>
          <w:tcPr>
            <w:tcW w:w="764" w:type="dxa"/>
            <w:shd w:val="clear" w:color="auto" w:fill="FFC000"/>
            <w:vAlign w:val="center"/>
          </w:tcPr>
          <w:p w14:paraId="10183914" w14:textId="71736F7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C525D08" w14:textId="6CB6A6A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EC7A830" w14:textId="5F4A1D8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C8C20B0" w14:textId="6B4DE61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73113322"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280A79E4" w14:textId="049BD30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2.9</w:t>
            </w:r>
          </w:p>
        </w:tc>
        <w:tc>
          <w:tcPr>
            <w:tcW w:w="5014" w:type="dxa"/>
            <w:shd w:val="clear" w:color="auto" w:fill="auto"/>
          </w:tcPr>
          <w:p w14:paraId="34F2DF71" w14:textId="2C3B0107"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the changing password functionality includes the old password, the new password, and a password confirmation. </w:t>
            </w:r>
          </w:p>
        </w:tc>
        <w:tc>
          <w:tcPr>
            <w:tcW w:w="764" w:type="dxa"/>
            <w:shd w:val="clear" w:color="auto" w:fill="FFC000"/>
            <w:vAlign w:val="center"/>
          </w:tcPr>
          <w:p w14:paraId="6472D40E" w14:textId="7488892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243E0D68" w14:textId="362506C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7B950CF8" w14:textId="395A9C8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201F7D28" w14:textId="76FA890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431C00" w:rsidRPr="00530AE0" w14:paraId="0650EFD1"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1922EF6" w14:textId="68FCA204"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2.12</w:t>
            </w:r>
          </w:p>
        </w:tc>
        <w:tc>
          <w:tcPr>
            <w:tcW w:w="5014" w:type="dxa"/>
            <w:shd w:val="clear" w:color="auto" w:fill="auto"/>
          </w:tcPr>
          <w:p w14:paraId="50205EE5" w14:textId="6EA341BB" w:rsidR="00431C00" w:rsidRPr="00530AE0" w:rsidRDefault="00431C00" w:rsidP="00431C0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all suspicious authentication decisions </w:t>
            </w:r>
            <w:proofErr w:type="gramStart"/>
            <w:r w:rsidRPr="00530AE0">
              <w:t>are logged</w:t>
            </w:r>
            <w:proofErr w:type="gramEnd"/>
            <w:r w:rsidRPr="00530AE0">
              <w:t>. This should include requests with relevant metadata needed for security investigations.</w:t>
            </w:r>
          </w:p>
        </w:tc>
        <w:tc>
          <w:tcPr>
            <w:tcW w:w="764" w:type="dxa"/>
            <w:shd w:val="clear" w:color="auto" w:fill="auto"/>
            <w:vAlign w:val="center"/>
          </w:tcPr>
          <w:p w14:paraId="04E554A2" w14:textId="77777777"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6CEC6B5E" w14:textId="3044B322"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4DFEEE8" w14:textId="45494239"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DDD1A90" w14:textId="4CFC2D4A"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395C25A4"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E0DA67A" w14:textId="3EE05CCD"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2.13</w:t>
            </w:r>
          </w:p>
        </w:tc>
        <w:tc>
          <w:tcPr>
            <w:tcW w:w="5014" w:type="dxa"/>
            <w:shd w:val="clear" w:color="auto" w:fill="auto"/>
          </w:tcPr>
          <w:p w14:paraId="1CB88A76" w14:textId="081D9B1F" w:rsidR="00431C00" w:rsidRPr="00530AE0" w:rsidRDefault="00431C00" w:rsidP="00431C0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account passwords make use of a sufficient strength encryption routine and that it withstands brute force attack against the encryption routine. </w:t>
            </w:r>
          </w:p>
        </w:tc>
        <w:tc>
          <w:tcPr>
            <w:tcW w:w="764" w:type="dxa"/>
            <w:shd w:val="clear" w:color="auto" w:fill="auto"/>
            <w:vAlign w:val="center"/>
          </w:tcPr>
          <w:p w14:paraId="6EA49952" w14:textId="77777777"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3B9AD16E" w14:textId="5698F70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D613F81" w14:textId="267E6285"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6CE09D5" w14:textId="3F8335B3"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431C00" w:rsidRPr="00530AE0" w14:paraId="1306703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5A0D85DB" w14:textId="40550D2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2.16</w:t>
            </w:r>
          </w:p>
        </w:tc>
        <w:tc>
          <w:tcPr>
            <w:tcW w:w="5014" w:type="dxa"/>
            <w:shd w:val="clear" w:color="auto" w:fill="auto"/>
          </w:tcPr>
          <w:p w14:paraId="53D4FBCC" w14:textId="72D4B539" w:rsidR="00431C00" w:rsidRPr="00530AE0" w:rsidRDefault="00431C00" w:rsidP="00431C00">
            <w:pPr>
              <w:pStyle w:val="TableBody"/>
              <w:cnfStyle w:val="000000000000" w:firstRow="0" w:lastRow="0" w:firstColumn="0" w:lastColumn="0" w:oddVBand="0" w:evenVBand="0" w:oddHBand="0" w:evenHBand="0" w:firstRowFirstColumn="0" w:firstRowLastColumn="0" w:lastRowFirstColumn="0" w:lastRowLastColumn="0"/>
            </w:pPr>
            <w:r w:rsidRPr="00530AE0">
              <w:t>Verify that credentials are transported using a suitable encrypted link and that all pages/functions that require a user to enter credentials are done so using an encrypted link.</w:t>
            </w:r>
          </w:p>
        </w:tc>
        <w:tc>
          <w:tcPr>
            <w:tcW w:w="764" w:type="dxa"/>
            <w:shd w:val="clear" w:color="auto" w:fill="FFC000"/>
            <w:vAlign w:val="center"/>
          </w:tcPr>
          <w:p w14:paraId="2CCCA7C3" w14:textId="517895EC"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424CB7D6" w14:textId="3EF1B52F"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143557F9" w14:textId="653BC1D6"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D7CAD05" w14:textId="074D3158"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3E08B6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5D422B9" w14:textId="19E63B21"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2.17</w:t>
            </w:r>
          </w:p>
        </w:tc>
        <w:tc>
          <w:tcPr>
            <w:tcW w:w="5014" w:type="dxa"/>
            <w:shd w:val="clear" w:color="auto" w:fill="auto"/>
          </w:tcPr>
          <w:p w14:paraId="664500C0" w14:textId="6539380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the forgotten password function and other recovery paths do not reveal the current password and that the new password </w:t>
            </w:r>
            <w:proofErr w:type="gramStart"/>
            <w:r w:rsidRPr="00530AE0">
              <w:t>is not sent</w:t>
            </w:r>
            <w:proofErr w:type="gramEnd"/>
            <w:r w:rsidRPr="00530AE0">
              <w:t xml:space="preserve"> in clear text to the user.</w:t>
            </w:r>
          </w:p>
        </w:tc>
        <w:tc>
          <w:tcPr>
            <w:tcW w:w="764" w:type="dxa"/>
            <w:shd w:val="clear" w:color="auto" w:fill="FFC000"/>
            <w:vAlign w:val="center"/>
          </w:tcPr>
          <w:p w14:paraId="003AB52C" w14:textId="1A1C5ECC"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7451048" w14:textId="59C0992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5F8E75F1" w14:textId="40882AA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774F9A54" w14:textId="650955F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124E009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AEA873B" w14:textId="3077300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2.18</w:t>
            </w:r>
          </w:p>
        </w:tc>
        <w:tc>
          <w:tcPr>
            <w:tcW w:w="5014" w:type="dxa"/>
            <w:shd w:val="clear" w:color="auto" w:fill="auto"/>
          </w:tcPr>
          <w:p w14:paraId="1252CCC3" w14:textId="5F283DBC"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information enumeration is not possible via login, password reset, or forgot account functionality. </w:t>
            </w:r>
          </w:p>
        </w:tc>
        <w:tc>
          <w:tcPr>
            <w:tcW w:w="764" w:type="dxa"/>
            <w:shd w:val="clear" w:color="auto" w:fill="FFC000"/>
            <w:vAlign w:val="center"/>
          </w:tcPr>
          <w:p w14:paraId="0D85FEBA" w14:textId="4D6D665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889EDA6" w14:textId="4CC129A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0E6EEF78" w14:textId="42D9F2F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0E5933A" w14:textId="3234B41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365309E8"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13C2BB57" w14:textId="677ABB4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2.19</w:t>
            </w:r>
          </w:p>
        </w:tc>
        <w:tc>
          <w:tcPr>
            <w:tcW w:w="5014" w:type="dxa"/>
            <w:shd w:val="clear" w:color="auto" w:fill="auto"/>
          </w:tcPr>
          <w:p w14:paraId="3099C08A" w14:textId="25D54E88"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there are no default passwords in use for the application framework or any components used by the application (such as “admin/password”).</w:t>
            </w:r>
          </w:p>
        </w:tc>
        <w:tc>
          <w:tcPr>
            <w:tcW w:w="764" w:type="dxa"/>
            <w:shd w:val="clear" w:color="auto" w:fill="FFC000"/>
            <w:vAlign w:val="center"/>
          </w:tcPr>
          <w:p w14:paraId="157C2FFF" w14:textId="78FBF4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84A1683" w14:textId="296842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2D4E875E" w14:textId="3E4A7F1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38ABEA94" w14:textId="2AEE70E9"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550CEC9A"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D2E8DF5" w14:textId="6A70B11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2.20</w:t>
            </w:r>
          </w:p>
        </w:tc>
        <w:tc>
          <w:tcPr>
            <w:tcW w:w="5014" w:type="dxa"/>
            <w:shd w:val="clear" w:color="auto" w:fill="auto"/>
          </w:tcPr>
          <w:p w14:paraId="3E08BBAF" w14:textId="03328D34"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request throttling is in place to prevent automated attacks against common authentication attacks such as brute force attacks or denial of service attacks.</w:t>
            </w:r>
          </w:p>
        </w:tc>
        <w:tc>
          <w:tcPr>
            <w:tcW w:w="764" w:type="dxa"/>
            <w:shd w:val="clear" w:color="auto" w:fill="FFC000"/>
            <w:vAlign w:val="center"/>
          </w:tcPr>
          <w:p w14:paraId="7014ED95" w14:textId="74D4CF4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DEB5221" w14:textId="1FC006B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7BAB67E" w14:textId="4AFB5AC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0F7FF60" w14:textId="3CDF7C6B"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77FBE3B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4FDBEDBF" w14:textId="0045E48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2.21</w:t>
            </w:r>
          </w:p>
        </w:tc>
        <w:tc>
          <w:tcPr>
            <w:tcW w:w="5014" w:type="dxa"/>
            <w:shd w:val="clear" w:color="auto" w:fill="auto"/>
          </w:tcPr>
          <w:p w14:paraId="433C9A3E" w14:textId="455FB68B"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all authentication credentials for accessing services external to the application </w:t>
            </w:r>
            <w:proofErr w:type="gramStart"/>
            <w:r w:rsidRPr="00530AE0">
              <w:t>are encrypted and stored in a protected location</w:t>
            </w:r>
            <w:proofErr w:type="gramEnd"/>
            <w:r w:rsidRPr="00530AE0">
              <w:t xml:space="preserve">. </w:t>
            </w:r>
          </w:p>
        </w:tc>
        <w:tc>
          <w:tcPr>
            <w:tcW w:w="764" w:type="dxa"/>
            <w:shd w:val="clear" w:color="auto" w:fill="auto"/>
            <w:vAlign w:val="center"/>
          </w:tcPr>
          <w:p w14:paraId="06F61EE8" w14:textId="28EC043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2B0C70B7" w14:textId="24CDE40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74CEC6F" w14:textId="27D60C3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7D170A87" w14:textId="6046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783C6775"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C1EDF06" w14:textId="145D7CA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2.22</w:t>
            </w:r>
          </w:p>
        </w:tc>
        <w:tc>
          <w:tcPr>
            <w:tcW w:w="5014" w:type="dxa"/>
            <w:shd w:val="clear" w:color="auto" w:fill="auto"/>
          </w:tcPr>
          <w:p w14:paraId="675EB0BC" w14:textId="03EAC440"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forgotten password and other recovery paths use a soft token, mobile push, or an offline recovery mechanism. </w:t>
            </w:r>
          </w:p>
        </w:tc>
        <w:tc>
          <w:tcPr>
            <w:tcW w:w="764" w:type="dxa"/>
            <w:shd w:val="clear" w:color="auto" w:fill="FFC000"/>
            <w:vAlign w:val="center"/>
          </w:tcPr>
          <w:p w14:paraId="36AF080B" w14:textId="6E7F75D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73D46F7A" w14:textId="2AD966D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37C58139" w14:textId="676228F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EFB42BF" w14:textId="59A5B5D6"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A89E817"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5437CE3" w14:textId="618378B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2.23</w:t>
            </w:r>
          </w:p>
        </w:tc>
        <w:tc>
          <w:tcPr>
            <w:tcW w:w="5014" w:type="dxa"/>
            <w:shd w:val="clear" w:color="auto" w:fill="auto"/>
          </w:tcPr>
          <w:p w14:paraId="091AD195" w14:textId="607775E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account lockout </w:t>
            </w:r>
            <w:proofErr w:type="gramStart"/>
            <w:r w:rsidRPr="00530AE0">
              <w:t>is divided</w:t>
            </w:r>
            <w:proofErr w:type="gramEnd"/>
            <w:r w:rsidRPr="00530AE0">
              <w:t xml:space="preserve"> into soft and hard lock status, and these are not mutually exclusive. If an account </w:t>
            </w:r>
            <w:proofErr w:type="gramStart"/>
            <w:r w:rsidRPr="00530AE0">
              <w:t>is temporarily soft locked out</w:t>
            </w:r>
            <w:proofErr w:type="gramEnd"/>
            <w:r w:rsidRPr="00530AE0">
              <w:t xml:space="preserve"> due to a brute force attack, this should not reset the hard lock status.</w:t>
            </w:r>
          </w:p>
        </w:tc>
        <w:tc>
          <w:tcPr>
            <w:tcW w:w="764" w:type="dxa"/>
            <w:shd w:val="clear" w:color="auto" w:fill="auto"/>
            <w:vAlign w:val="center"/>
          </w:tcPr>
          <w:p w14:paraId="64E6EEAF" w14:textId="7112EA2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0A5F9A33" w14:textId="7E125949"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0AB5C37" w14:textId="3BCAA72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18FD5A9D" w14:textId="44A2949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AE991F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72026D6" w14:textId="0BBBFF1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2.24</w:t>
            </w:r>
          </w:p>
        </w:tc>
        <w:tc>
          <w:tcPr>
            <w:tcW w:w="5014" w:type="dxa"/>
            <w:shd w:val="clear" w:color="auto" w:fill="auto"/>
          </w:tcPr>
          <w:p w14:paraId="277ED47B" w14:textId="61F24680"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if knowledge based questions (also known as "secret questions") are </w:t>
            </w:r>
            <w:proofErr w:type="gramStart"/>
            <w:r w:rsidRPr="00530AE0">
              <w:t>required,</w:t>
            </w:r>
            <w:proofErr w:type="gramEnd"/>
            <w:r w:rsidRPr="00530AE0">
              <w:t xml:space="preserve"> the questions should be strong enough to protect the application. </w:t>
            </w:r>
          </w:p>
        </w:tc>
        <w:tc>
          <w:tcPr>
            <w:tcW w:w="764" w:type="dxa"/>
            <w:shd w:val="clear" w:color="auto" w:fill="FFC000"/>
            <w:vAlign w:val="center"/>
          </w:tcPr>
          <w:p w14:paraId="47AA4C86" w14:textId="2E1DC72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B468259" w14:textId="20F83E8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0B039017" w14:textId="687A928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22BB6A4B" w14:textId="0030FEA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539A390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B865A85" w14:textId="46355717"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2.25</w:t>
            </w:r>
          </w:p>
        </w:tc>
        <w:tc>
          <w:tcPr>
            <w:tcW w:w="5014" w:type="dxa"/>
            <w:shd w:val="clear" w:color="auto" w:fill="auto"/>
          </w:tcPr>
          <w:p w14:paraId="3C4B548B" w14:textId="26878FD1"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the system </w:t>
            </w:r>
            <w:proofErr w:type="gramStart"/>
            <w:r w:rsidRPr="00530AE0">
              <w:t>can be configured</w:t>
            </w:r>
            <w:proofErr w:type="gramEnd"/>
            <w:r w:rsidRPr="00530AE0">
              <w:t xml:space="preserve"> to disallow the use of a configurable number of previous passwords.</w:t>
            </w:r>
          </w:p>
        </w:tc>
        <w:tc>
          <w:tcPr>
            <w:tcW w:w="764" w:type="dxa"/>
            <w:shd w:val="clear" w:color="auto" w:fill="auto"/>
            <w:vAlign w:val="center"/>
          </w:tcPr>
          <w:p w14:paraId="30F72320"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140B592C" w14:textId="6E83A85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2689899" w14:textId="415504D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1B2CE1E" w14:textId="72A66A6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7E2A03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8E5E087" w14:textId="075AE95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2.26</w:t>
            </w:r>
          </w:p>
        </w:tc>
        <w:tc>
          <w:tcPr>
            <w:tcW w:w="5014" w:type="dxa"/>
            <w:shd w:val="clear" w:color="auto" w:fill="auto"/>
          </w:tcPr>
          <w:p w14:paraId="45E35B55" w14:textId="39A50D4F"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re-authentication, step up or adaptive authentication, two factor authentication, or transaction signing is required before any application-specific sensitive operations are permitted as per the risk profile of the application.</w:t>
            </w:r>
          </w:p>
        </w:tc>
        <w:tc>
          <w:tcPr>
            <w:tcW w:w="764" w:type="dxa"/>
            <w:shd w:val="clear" w:color="auto" w:fill="auto"/>
            <w:vAlign w:val="center"/>
          </w:tcPr>
          <w:p w14:paraId="3E339FE0" w14:textId="7777777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5D891F9A" w14:textId="3DC25D2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08E3EDE" w14:textId="75A768DF"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1C0EC861" w14:textId="754C65B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470A37C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AD1719D" w14:textId="45B7971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2.27</w:t>
            </w:r>
          </w:p>
        </w:tc>
        <w:tc>
          <w:tcPr>
            <w:tcW w:w="5014" w:type="dxa"/>
            <w:shd w:val="clear" w:color="auto" w:fill="auto"/>
          </w:tcPr>
          <w:p w14:paraId="20003E4C" w14:textId="0BFC5503" w:rsidR="00431C00" w:rsidRPr="00530AE0" w:rsidRDefault="00431C00" w:rsidP="00431C0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measures are in place to block the use of commonly chosen passwords and weak passphrases. </w:t>
            </w:r>
          </w:p>
        </w:tc>
        <w:tc>
          <w:tcPr>
            <w:tcW w:w="764" w:type="dxa"/>
            <w:shd w:val="clear" w:color="auto" w:fill="FFC000"/>
            <w:vAlign w:val="center"/>
          </w:tcPr>
          <w:p w14:paraId="4462AE2B" w14:textId="0CE4DF99"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18C0892E" w14:textId="46A276CA"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2D5B7038" w14:textId="326F18C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7ECEB43" w14:textId="22C02840"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5A2ACAA6"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42D50D63" w14:textId="2F2BFBF6"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2.28</w:t>
            </w:r>
          </w:p>
        </w:tc>
        <w:tc>
          <w:tcPr>
            <w:tcW w:w="5014" w:type="dxa"/>
            <w:shd w:val="clear" w:color="auto" w:fill="auto"/>
          </w:tcPr>
          <w:p w14:paraId="026F65D0" w14:textId="6A56083D"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all authentication challenges, whether successful or failed, should respond in the same average response time.</w:t>
            </w:r>
          </w:p>
        </w:tc>
        <w:tc>
          <w:tcPr>
            <w:tcW w:w="764" w:type="dxa"/>
            <w:shd w:val="clear" w:color="auto" w:fill="auto"/>
            <w:vAlign w:val="center"/>
          </w:tcPr>
          <w:p w14:paraId="06A17DAF" w14:textId="7777777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auto"/>
            <w:vAlign w:val="center"/>
          </w:tcPr>
          <w:p w14:paraId="7C5F60FD" w14:textId="6EB1390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00B0F0"/>
            <w:vAlign w:val="center"/>
          </w:tcPr>
          <w:p w14:paraId="7218C681" w14:textId="6B15E47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3B84367A" w14:textId="7230736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201B2AE5"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AD90787" w14:textId="456DE57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2.29</w:t>
            </w:r>
          </w:p>
        </w:tc>
        <w:tc>
          <w:tcPr>
            <w:tcW w:w="5014" w:type="dxa"/>
            <w:shd w:val="clear" w:color="auto" w:fill="auto"/>
          </w:tcPr>
          <w:p w14:paraId="5302AE91" w14:textId="0186F630"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secrets, API keys, and passwords are not included in the source code, or online source code repositories. </w:t>
            </w:r>
          </w:p>
        </w:tc>
        <w:tc>
          <w:tcPr>
            <w:tcW w:w="764" w:type="dxa"/>
            <w:shd w:val="clear" w:color="auto" w:fill="auto"/>
            <w:vAlign w:val="center"/>
          </w:tcPr>
          <w:p w14:paraId="28EFD96D"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auto"/>
            <w:vAlign w:val="center"/>
          </w:tcPr>
          <w:p w14:paraId="147501E4" w14:textId="1FE62B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00B0F0"/>
            <w:vAlign w:val="center"/>
          </w:tcPr>
          <w:p w14:paraId="67D652C1" w14:textId="41EA1A6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431A888" w14:textId="47C7D54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269E075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0C127B19" w14:textId="24089239"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2.30</w:t>
            </w:r>
          </w:p>
        </w:tc>
        <w:tc>
          <w:tcPr>
            <w:tcW w:w="5014" w:type="dxa"/>
            <w:shd w:val="clear" w:color="auto" w:fill="auto"/>
          </w:tcPr>
          <w:p w14:paraId="3C09266E" w14:textId="319F43BD"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if an application allows users to authenticate, they use a proven secure authentication mechanism.</w:t>
            </w:r>
          </w:p>
        </w:tc>
        <w:tc>
          <w:tcPr>
            <w:tcW w:w="764" w:type="dxa"/>
            <w:shd w:val="clear" w:color="auto" w:fill="FFC000"/>
            <w:vAlign w:val="center"/>
          </w:tcPr>
          <w:p w14:paraId="46141437" w14:textId="2393B4E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B585C0C" w14:textId="690BFBCB"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CFF892" w14:textId="4D0370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607FEC6D" w14:textId="584E4B6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418923B"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62873E6" w14:textId="77DE4A9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2.31</w:t>
            </w:r>
          </w:p>
        </w:tc>
        <w:tc>
          <w:tcPr>
            <w:tcW w:w="5014" w:type="dxa"/>
            <w:shd w:val="clear" w:color="auto" w:fill="auto"/>
          </w:tcPr>
          <w:p w14:paraId="38F33F0F" w14:textId="45F67B4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if an application allows users to authenticate, they can authenticate using two-factor authentication or other strong authentication, or any similar scheme that provides protection against username + password disclosure. </w:t>
            </w:r>
          </w:p>
        </w:tc>
        <w:tc>
          <w:tcPr>
            <w:tcW w:w="764" w:type="dxa"/>
            <w:shd w:val="clear" w:color="auto" w:fill="auto"/>
            <w:vAlign w:val="center"/>
          </w:tcPr>
          <w:p w14:paraId="66C6E9A1"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77FDB4C1" w14:textId="0BC792DC"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5B0C4633" w14:textId="17EDA67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00EDF690" w14:textId="4EB082B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2CCB478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FCBD470" w14:textId="25E0009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2.32</w:t>
            </w:r>
          </w:p>
        </w:tc>
        <w:tc>
          <w:tcPr>
            <w:tcW w:w="5014" w:type="dxa"/>
            <w:shd w:val="clear" w:color="auto" w:fill="auto"/>
          </w:tcPr>
          <w:p w14:paraId="69A19477" w14:textId="0E8E3885"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rPr>
                <w:color w:val="000000"/>
              </w:rPr>
              <w:t>Verify that administrative interfaces are not accessible to untrusted parties</w:t>
            </w:r>
          </w:p>
        </w:tc>
        <w:tc>
          <w:tcPr>
            <w:tcW w:w="764" w:type="dxa"/>
            <w:shd w:val="clear" w:color="auto" w:fill="FFC000"/>
            <w:vAlign w:val="center"/>
          </w:tcPr>
          <w:p w14:paraId="76C999E1" w14:textId="3A7A26B9"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F214839" w14:textId="0259BBE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2ADC735F" w14:textId="13190379"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6642D3FC" w14:textId="64948D4F"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bl>
    <w:p w14:paraId="589AFA31" w14:textId="77777777" w:rsidR="00E34115" w:rsidRDefault="00E34115" w:rsidP="00E34115"/>
    <w:p w14:paraId="4C7CFE2B" w14:textId="5F3DA71A" w:rsidR="00E34115" w:rsidRDefault="00E34115" w:rsidP="00E34115">
      <w:pPr>
        <w:pStyle w:val="Heading2"/>
      </w:pPr>
      <w:r>
        <w:t>References</w:t>
      </w:r>
    </w:p>
    <w:p w14:paraId="5B407F90" w14:textId="6CA79499" w:rsidR="00431C00" w:rsidRPr="00431C00" w:rsidRDefault="00431C00" w:rsidP="00431C00">
      <w:r w:rsidRPr="00431C00">
        <w:t>For more information, please see:</w:t>
      </w:r>
    </w:p>
    <w:p w14:paraId="4BC2B15E" w14:textId="5E7A9818" w:rsidR="00431C00" w:rsidRPr="00431C00" w:rsidRDefault="00431C00" w:rsidP="009D1F1E">
      <w:pPr>
        <w:pStyle w:val="ListParagraph"/>
        <w:numPr>
          <w:ilvl w:val="0"/>
          <w:numId w:val="9"/>
        </w:numPr>
      </w:pPr>
      <w:r w:rsidRPr="00431C00">
        <w:t xml:space="preserve">OWASP Testing Guide 4.0: Testing for Authentication </w:t>
      </w:r>
      <w:hyperlink r:id="rId20" w:history="1">
        <w:r w:rsidRPr="007507FC">
          <w:rPr>
            <w:rStyle w:val="Hyperlink"/>
          </w:rPr>
          <w:t>https://www.owasp.org/index.php/Testing_for_authentication</w:t>
        </w:r>
      </w:hyperlink>
      <w:r>
        <w:t xml:space="preserve"> </w:t>
      </w:r>
      <w:r w:rsidRPr="00431C00">
        <w:t xml:space="preserve"> </w:t>
      </w:r>
    </w:p>
    <w:p w14:paraId="071B429C" w14:textId="46A34C78" w:rsidR="00431C00" w:rsidRPr="00431C00" w:rsidRDefault="00431C00" w:rsidP="009D1F1E">
      <w:pPr>
        <w:pStyle w:val="ListParagraph"/>
        <w:numPr>
          <w:ilvl w:val="0"/>
          <w:numId w:val="9"/>
        </w:numPr>
      </w:pPr>
      <w:r w:rsidRPr="00431C00">
        <w:t xml:space="preserve">Password storage cheat sheet </w:t>
      </w:r>
      <w:hyperlink r:id="rId21" w:history="1">
        <w:r w:rsidRPr="007507FC">
          <w:rPr>
            <w:rStyle w:val="Hyperlink"/>
          </w:rPr>
          <w:t>https://www.owasp.org/index.php/Password_Storage_Cheat_Sheet</w:t>
        </w:r>
      </w:hyperlink>
      <w:r>
        <w:t xml:space="preserve"> </w:t>
      </w:r>
      <w:r w:rsidRPr="00431C00">
        <w:t xml:space="preserve">  </w:t>
      </w:r>
    </w:p>
    <w:p w14:paraId="3BD71DE2" w14:textId="5C3F33B9" w:rsidR="00431C00" w:rsidRPr="00431C00" w:rsidRDefault="00431C00" w:rsidP="009D1F1E">
      <w:pPr>
        <w:pStyle w:val="ListParagraph"/>
        <w:numPr>
          <w:ilvl w:val="0"/>
          <w:numId w:val="9"/>
        </w:numPr>
      </w:pPr>
      <w:r w:rsidRPr="00431C00">
        <w:t xml:space="preserve">Forgot password cheat sheet </w:t>
      </w:r>
      <w:hyperlink r:id="rId22" w:history="1">
        <w:r w:rsidRPr="007507FC">
          <w:rPr>
            <w:rStyle w:val="Hyperlink"/>
          </w:rPr>
          <w:t>https://www.owasp.org/index.php/Forgot_Password_Cheat_Sheet</w:t>
        </w:r>
      </w:hyperlink>
      <w:r>
        <w:t xml:space="preserve"> </w:t>
      </w:r>
      <w:r w:rsidRPr="00431C00">
        <w:t xml:space="preserve"> </w:t>
      </w:r>
    </w:p>
    <w:p w14:paraId="112BD473" w14:textId="500C32F7" w:rsidR="00431C00" w:rsidRPr="00431C00" w:rsidRDefault="00431C00" w:rsidP="009D1F1E">
      <w:pPr>
        <w:pStyle w:val="ListParagraph"/>
        <w:numPr>
          <w:ilvl w:val="0"/>
          <w:numId w:val="9"/>
        </w:numPr>
      </w:pPr>
      <w:r w:rsidRPr="00431C00">
        <w:t xml:space="preserve">Choosing and Using Security Questions at </w:t>
      </w:r>
      <w:hyperlink r:id="rId23" w:history="1">
        <w:r w:rsidRPr="007507FC">
          <w:rPr>
            <w:rStyle w:val="Hyperlink"/>
          </w:rPr>
          <w:t>https://www.owasp.org/index.php/Choosing_and_Using_Security_Questions_Cheat_Sheet</w:t>
        </w:r>
      </w:hyperlink>
      <w:r>
        <w:t xml:space="preserve"> </w:t>
      </w:r>
    </w:p>
    <w:p w14:paraId="1BF8F608" w14:textId="066FFC39" w:rsidR="00DF702A" w:rsidRDefault="00DF702A" w:rsidP="00431C00">
      <w:pPr>
        <w:pStyle w:val="Heading1"/>
      </w:pPr>
      <w:bookmarkStart w:id="631" w:name="_Toc440139681"/>
      <w:r>
        <w:lastRenderedPageBreak/>
        <w:t>V3: Session Management Verification Requirements</w:t>
      </w:r>
      <w:bookmarkEnd w:id="631"/>
    </w:p>
    <w:p w14:paraId="5749481A" w14:textId="77777777" w:rsidR="00702571" w:rsidRDefault="00702571" w:rsidP="00702571">
      <w:pPr>
        <w:pStyle w:val="Heading2"/>
      </w:pPr>
      <w:r>
        <w:t>Control objective</w:t>
      </w:r>
    </w:p>
    <w:p w14:paraId="00C3862E" w14:textId="5687DC2F" w:rsidR="00F212DD" w:rsidRDefault="00F212DD" w:rsidP="00945FEB">
      <w:r>
        <w:t xml:space="preserve">One of the core components of any web-based application is the mechanism by which it controls and maintains the state for a user interacting with it. This </w:t>
      </w:r>
      <w:proofErr w:type="gramStart"/>
      <w:r>
        <w:t>is referred</w:t>
      </w:r>
      <w:proofErr w:type="gramEnd"/>
      <w:r>
        <w:t xml:space="preserve"> to </w:t>
      </w:r>
      <w:del w:id="632" w:author="jason" w:date="2016-01-09T23:47:00Z">
        <w:r w:rsidDel="00A84CB1">
          <w:delText xml:space="preserve">this </w:delText>
        </w:r>
      </w:del>
      <w:r>
        <w:t xml:space="preserve">as </w:t>
      </w:r>
      <w:del w:id="633" w:author="jason" w:date="2016-01-09T23:47:00Z">
        <w:r w:rsidDel="00A84CB1">
          <w:delText>S</w:delText>
        </w:r>
      </w:del>
      <w:ins w:id="634" w:author="jason" w:date="2016-01-09T23:47:00Z">
        <w:r w:rsidR="00A84CB1">
          <w:t>s</w:t>
        </w:r>
      </w:ins>
      <w:r>
        <w:t xml:space="preserve">ession </w:t>
      </w:r>
      <w:del w:id="635" w:author="jason" w:date="2016-01-09T23:48:00Z">
        <w:r w:rsidDel="00A84CB1">
          <w:delText>M</w:delText>
        </w:r>
      </w:del>
      <w:ins w:id="636" w:author="jason" w:date="2016-01-09T23:48:00Z">
        <w:r w:rsidR="00A84CB1">
          <w:t>m</w:t>
        </w:r>
      </w:ins>
      <w:r>
        <w:t>anagement and is defined as the set of all controls governing state-full interaction between a user and the web-based application.</w:t>
      </w:r>
    </w:p>
    <w:p w14:paraId="67FF492F" w14:textId="48801563" w:rsidR="00F212DD" w:rsidRDefault="00F212DD" w:rsidP="00945FEB">
      <w:r>
        <w:t xml:space="preserve">Ensure that a verified application satisfies the following </w:t>
      </w:r>
      <w:del w:id="637" w:author="jason" w:date="2016-01-09T23:48:00Z">
        <w:r w:rsidDel="00A84CB1">
          <w:delText>high level</w:delText>
        </w:r>
      </w:del>
      <w:ins w:id="638" w:author="jason" w:date="2016-01-09T23:48:00Z">
        <w:r w:rsidR="00A84CB1">
          <w:t>high-level</w:t>
        </w:r>
      </w:ins>
      <w:r>
        <w:t xml:space="preserve"> session management requirements:</w:t>
      </w:r>
    </w:p>
    <w:p w14:paraId="47A76BF0" w14:textId="7F4FF2A6" w:rsidR="00F212DD" w:rsidRDefault="00F212DD" w:rsidP="00945FEB">
      <w:pPr>
        <w:pStyle w:val="ListParagraph"/>
        <w:numPr>
          <w:ilvl w:val="0"/>
          <w:numId w:val="40"/>
        </w:numPr>
      </w:pPr>
      <w:r>
        <w:t>Sessions are unique to each individual and cannot be guessed or shared</w:t>
      </w:r>
    </w:p>
    <w:p w14:paraId="315FF2F9" w14:textId="391CBD19" w:rsidR="00702571" w:rsidRDefault="00F212DD" w:rsidP="00945FEB">
      <w:pPr>
        <w:pStyle w:val="ListParagraph"/>
        <w:numPr>
          <w:ilvl w:val="0"/>
          <w:numId w:val="40"/>
        </w:numPr>
      </w:pPr>
      <w:r>
        <w:t>Sessions are invalidated when no longer required and timed out during periods of inactivity</w:t>
      </w:r>
      <w:del w:id="639" w:author="jason" w:date="2016-01-09T23:49:00Z">
        <w:r w:rsidDel="00A84CB1">
          <w:delText>.</w:delText>
        </w:r>
      </w:del>
    </w:p>
    <w:p w14:paraId="5952C480" w14:textId="29652CA2" w:rsidR="00702571" w:rsidRDefault="00702571" w:rsidP="00671123">
      <w:pPr>
        <w:pStyle w:val="Heading2"/>
      </w:pPr>
      <w:r>
        <w:t>Requirements</w:t>
      </w:r>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35"/>
        <w:gridCol w:w="4916"/>
        <w:gridCol w:w="871"/>
        <w:gridCol w:w="871"/>
        <w:gridCol w:w="871"/>
        <w:gridCol w:w="872"/>
      </w:tblGrid>
      <w:tr w:rsidR="00C801A4" w:rsidRPr="005F339B" w14:paraId="31CCE4BF" w14:textId="77777777" w:rsidTr="00E34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top w:val="none" w:sz="0" w:space="0" w:color="auto"/>
              <w:left w:val="none" w:sz="0" w:space="0" w:color="auto"/>
              <w:right w:val="none" w:sz="0" w:space="0" w:color="auto"/>
            </w:tcBorders>
          </w:tcPr>
          <w:p w14:paraId="35E53EA5" w14:textId="507276C4" w:rsidR="00C801A4" w:rsidRPr="005F339B" w:rsidRDefault="00216D10" w:rsidP="001B1E6E">
            <w:pPr>
              <w:pStyle w:val="TableHeading"/>
            </w:pPr>
            <w:r w:rsidRPr="005F339B">
              <w:t>#</w:t>
            </w:r>
          </w:p>
        </w:tc>
        <w:tc>
          <w:tcPr>
            <w:tcW w:w="4798" w:type="dxa"/>
            <w:tcBorders>
              <w:top w:val="none" w:sz="0" w:space="0" w:color="auto"/>
              <w:left w:val="none" w:sz="0" w:space="0" w:color="auto"/>
              <w:right w:val="none" w:sz="0" w:space="0" w:color="auto"/>
            </w:tcBorders>
            <w:vAlign w:val="center"/>
          </w:tcPr>
          <w:p w14:paraId="36A1161C" w14:textId="77777777" w:rsidR="00C801A4" w:rsidRPr="005F339B" w:rsidRDefault="00C801A4" w:rsidP="005F339B">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5F339B">
              <w:rPr>
                <w:b/>
              </w:rPr>
              <w:t>Description</w:t>
            </w:r>
          </w:p>
        </w:tc>
        <w:tc>
          <w:tcPr>
            <w:tcW w:w="850" w:type="dxa"/>
            <w:tcBorders>
              <w:top w:val="none" w:sz="0" w:space="0" w:color="auto"/>
              <w:left w:val="none" w:sz="0" w:space="0" w:color="auto"/>
              <w:right w:val="none" w:sz="0" w:space="0" w:color="auto"/>
            </w:tcBorders>
            <w:vAlign w:val="center"/>
          </w:tcPr>
          <w:p w14:paraId="5CDA05AA"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1</w:t>
            </w:r>
          </w:p>
        </w:tc>
        <w:tc>
          <w:tcPr>
            <w:tcW w:w="850" w:type="dxa"/>
            <w:tcBorders>
              <w:top w:val="none" w:sz="0" w:space="0" w:color="auto"/>
              <w:left w:val="none" w:sz="0" w:space="0" w:color="auto"/>
              <w:right w:val="none" w:sz="0" w:space="0" w:color="auto"/>
            </w:tcBorders>
            <w:vAlign w:val="center"/>
          </w:tcPr>
          <w:p w14:paraId="33182E44"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2</w:t>
            </w:r>
          </w:p>
        </w:tc>
        <w:tc>
          <w:tcPr>
            <w:tcW w:w="850" w:type="dxa"/>
            <w:tcBorders>
              <w:top w:val="none" w:sz="0" w:space="0" w:color="auto"/>
              <w:left w:val="none" w:sz="0" w:space="0" w:color="auto"/>
              <w:right w:val="none" w:sz="0" w:space="0" w:color="auto"/>
            </w:tcBorders>
            <w:vAlign w:val="center"/>
          </w:tcPr>
          <w:p w14:paraId="41B3A292"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3</w:t>
            </w:r>
          </w:p>
        </w:tc>
        <w:tc>
          <w:tcPr>
            <w:tcW w:w="851" w:type="dxa"/>
            <w:tcBorders>
              <w:top w:val="none" w:sz="0" w:space="0" w:color="auto"/>
              <w:left w:val="none" w:sz="0" w:space="0" w:color="auto"/>
              <w:right w:val="none" w:sz="0" w:space="0" w:color="auto"/>
            </w:tcBorders>
            <w:vAlign w:val="center"/>
          </w:tcPr>
          <w:p w14:paraId="237099E6" w14:textId="77777777" w:rsidR="00C801A4" w:rsidRPr="005F339B" w:rsidRDefault="00C801A4" w:rsidP="004426F9">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Since</w:t>
            </w:r>
          </w:p>
        </w:tc>
      </w:tr>
      <w:tr w:rsidR="00F212DD" w:rsidRPr="00DF702A" w14:paraId="16FF6276"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1C704536" w14:textId="3CA84E7D" w:rsidR="00F212DD" w:rsidRPr="005F339B" w:rsidRDefault="00F212DD" w:rsidP="001B1E6E">
            <w:pPr>
              <w:pStyle w:val="TableHeading"/>
            </w:pPr>
            <w:r>
              <w:rPr>
                <w:b/>
                <w:color w:val="FFFFFF"/>
                <w:sz w:val="20"/>
                <w:szCs w:val="20"/>
                <w:shd w:val="clear" w:color="auto" w:fill="A5A5A5"/>
              </w:rPr>
              <w:t>3.1</w:t>
            </w:r>
          </w:p>
        </w:tc>
        <w:tc>
          <w:tcPr>
            <w:tcW w:w="4798" w:type="dxa"/>
            <w:shd w:val="clear" w:color="auto" w:fill="auto"/>
            <w:vAlign w:val="center"/>
          </w:tcPr>
          <w:p w14:paraId="1A1BE995" w14:textId="1FD7E9C1"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there is no custom session manager, or that the custom session manager is resistant against all common session management attacks.</w:t>
            </w:r>
          </w:p>
        </w:tc>
        <w:tc>
          <w:tcPr>
            <w:tcW w:w="850" w:type="dxa"/>
            <w:shd w:val="clear" w:color="auto" w:fill="FFC000"/>
            <w:vAlign w:val="center"/>
          </w:tcPr>
          <w:p w14:paraId="3BDCBF1D" w14:textId="392F4A82"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1E9C880A" w14:textId="664A3C4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61BAC90" w14:textId="48F88FC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EB814B7" w14:textId="02B14A9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5548E2EE"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E710243" w14:textId="66868520" w:rsidR="00F212DD" w:rsidRPr="005F339B" w:rsidRDefault="00F212DD" w:rsidP="001B1E6E">
            <w:pPr>
              <w:pStyle w:val="TableHeading"/>
            </w:pPr>
            <w:r>
              <w:rPr>
                <w:b/>
                <w:color w:val="FFFFFF"/>
                <w:sz w:val="20"/>
                <w:szCs w:val="20"/>
                <w:shd w:val="clear" w:color="auto" w:fill="A5A5A5"/>
              </w:rPr>
              <w:t>3.2</w:t>
            </w:r>
          </w:p>
        </w:tc>
        <w:tc>
          <w:tcPr>
            <w:tcW w:w="4798" w:type="dxa"/>
            <w:shd w:val="clear" w:color="auto" w:fill="auto"/>
            <w:vAlign w:val="center"/>
          </w:tcPr>
          <w:p w14:paraId="3070A36D" w14:textId="51ADFE68"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 xml:space="preserve">Verify that sessions </w:t>
            </w:r>
            <w:proofErr w:type="gramStart"/>
            <w:r>
              <w:t>are invalidated</w:t>
            </w:r>
            <w:proofErr w:type="gramEnd"/>
            <w:r>
              <w:t xml:space="preserve"> when the user logs out.</w:t>
            </w:r>
          </w:p>
        </w:tc>
        <w:tc>
          <w:tcPr>
            <w:tcW w:w="850" w:type="dxa"/>
            <w:shd w:val="clear" w:color="auto" w:fill="FFC000"/>
            <w:vAlign w:val="center"/>
          </w:tcPr>
          <w:p w14:paraId="6C3A5354" w14:textId="1B05CE3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149BA957" w14:textId="48C43C0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32BC30C5" w14:textId="2B3F35D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8A7B7F3" w14:textId="3301C2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4B3BBE44"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836B5D3" w14:textId="65847F89" w:rsidR="00F212DD" w:rsidRPr="005F339B" w:rsidRDefault="00F212DD" w:rsidP="001B1E6E">
            <w:pPr>
              <w:pStyle w:val="TableHeading"/>
            </w:pPr>
            <w:r>
              <w:rPr>
                <w:b/>
                <w:color w:val="FFFFFF"/>
                <w:sz w:val="20"/>
                <w:szCs w:val="20"/>
                <w:shd w:val="clear" w:color="auto" w:fill="A5A5A5"/>
              </w:rPr>
              <w:t>3.3</w:t>
            </w:r>
          </w:p>
        </w:tc>
        <w:tc>
          <w:tcPr>
            <w:tcW w:w="4798" w:type="dxa"/>
            <w:shd w:val="clear" w:color="auto" w:fill="auto"/>
            <w:vAlign w:val="center"/>
          </w:tcPr>
          <w:p w14:paraId="15EA590A" w14:textId="271D9685"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 xml:space="preserve">Verify that </w:t>
            </w:r>
            <w:proofErr w:type="gramStart"/>
            <w:r>
              <w:t>sessions</w:t>
            </w:r>
            <w:proofErr w:type="gramEnd"/>
            <w:r>
              <w:t xml:space="preserve"> timeout after a specified period of inactivity.</w:t>
            </w:r>
          </w:p>
        </w:tc>
        <w:tc>
          <w:tcPr>
            <w:tcW w:w="850" w:type="dxa"/>
            <w:shd w:val="clear" w:color="auto" w:fill="FFC000"/>
            <w:vAlign w:val="center"/>
          </w:tcPr>
          <w:p w14:paraId="5A6691FF" w14:textId="352427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2BFBDAC6" w14:textId="4709B33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804B06C" w14:textId="5A2D931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66F11EE9" w14:textId="21716740"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19BC146"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DFF0693" w14:textId="1692C012" w:rsidR="00F212DD" w:rsidRPr="005F339B" w:rsidRDefault="00F212DD" w:rsidP="001B1E6E">
            <w:pPr>
              <w:pStyle w:val="TableHeading"/>
            </w:pPr>
            <w:r>
              <w:rPr>
                <w:b/>
                <w:color w:val="FFFFFF"/>
                <w:sz w:val="20"/>
                <w:szCs w:val="20"/>
                <w:shd w:val="clear" w:color="auto" w:fill="A5A5A5"/>
              </w:rPr>
              <w:t>3.4</w:t>
            </w:r>
          </w:p>
        </w:tc>
        <w:tc>
          <w:tcPr>
            <w:tcW w:w="4798" w:type="dxa"/>
            <w:shd w:val="clear" w:color="auto" w:fill="auto"/>
            <w:vAlign w:val="center"/>
          </w:tcPr>
          <w:p w14:paraId="4BAC275E" w14:textId="16DF2066"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 xml:space="preserve">Verify that </w:t>
            </w:r>
            <w:proofErr w:type="gramStart"/>
            <w:r>
              <w:t>sessions</w:t>
            </w:r>
            <w:proofErr w:type="gramEnd"/>
            <w:r>
              <w:t xml:space="preserve"> timeout after an administratively-configurable maximum time period regardless of activity (an absolute timeout).</w:t>
            </w:r>
          </w:p>
        </w:tc>
        <w:tc>
          <w:tcPr>
            <w:tcW w:w="850" w:type="dxa"/>
            <w:shd w:val="clear" w:color="auto" w:fill="auto"/>
            <w:vAlign w:val="center"/>
          </w:tcPr>
          <w:p w14:paraId="266F258E" w14:textId="69AEACC1"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11007B5A" w14:textId="2844A2B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5A88D91A" w14:textId="08EAA2D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4EFD9722" w14:textId="2C7554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61D4D4ED"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F529708" w14:textId="2C2C9A79" w:rsidR="00F212DD" w:rsidRPr="005F339B" w:rsidRDefault="00F212DD" w:rsidP="001B1E6E">
            <w:pPr>
              <w:pStyle w:val="TableHeading"/>
            </w:pPr>
            <w:r>
              <w:rPr>
                <w:b/>
                <w:color w:val="FFFFFF"/>
                <w:sz w:val="20"/>
                <w:szCs w:val="20"/>
                <w:shd w:val="clear" w:color="auto" w:fill="A5A5A5"/>
              </w:rPr>
              <w:t>3.5</w:t>
            </w:r>
          </w:p>
        </w:tc>
        <w:tc>
          <w:tcPr>
            <w:tcW w:w="4798" w:type="dxa"/>
            <w:shd w:val="clear" w:color="auto" w:fill="auto"/>
            <w:vAlign w:val="center"/>
          </w:tcPr>
          <w:p w14:paraId="1E7910CF" w14:textId="462EDB4A"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all pages that require authentication have easy and visible access to logout functionality.</w:t>
            </w:r>
          </w:p>
        </w:tc>
        <w:tc>
          <w:tcPr>
            <w:tcW w:w="850" w:type="dxa"/>
            <w:shd w:val="clear" w:color="auto" w:fill="FFC000"/>
            <w:vAlign w:val="center"/>
          </w:tcPr>
          <w:p w14:paraId="25869544" w14:textId="0E9F7CB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371910CB" w14:textId="1780B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57A61356" w14:textId="3F61DE8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940B10C" w14:textId="28A1BA1B"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673DB865"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CF97173" w14:textId="5F6D5CF9" w:rsidR="00F212DD" w:rsidRPr="005F339B" w:rsidRDefault="00F212DD" w:rsidP="001B1E6E">
            <w:pPr>
              <w:pStyle w:val="TableHeading"/>
            </w:pPr>
            <w:r>
              <w:rPr>
                <w:b/>
                <w:color w:val="FFFFFF"/>
                <w:sz w:val="20"/>
                <w:szCs w:val="20"/>
                <w:shd w:val="clear" w:color="auto" w:fill="A5A5A5"/>
              </w:rPr>
              <w:t>3.6</w:t>
            </w:r>
          </w:p>
        </w:tc>
        <w:tc>
          <w:tcPr>
            <w:tcW w:w="4798" w:type="dxa"/>
            <w:shd w:val="clear" w:color="auto" w:fill="auto"/>
            <w:vAlign w:val="center"/>
          </w:tcPr>
          <w:p w14:paraId="48820B17" w14:textId="01949B05"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 xml:space="preserve">Verify that the session id </w:t>
            </w:r>
            <w:proofErr w:type="gramStart"/>
            <w:r>
              <w:t>is never disclosed</w:t>
            </w:r>
            <w:proofErr w:type="gramEnd"/>
            <w:r>
              <w:t xml:space="preserve"> in URLs, error messages, or logs. This includes verifying that the application does not support URL rewriting of session cookies.</w:t>
            </w:r>
          </w:p>
        </w:tc>
        <w:tc>
          <w:tcPr>
            <w:tcW w:w="850" w:type="dxa"/>
            <w:shd w:val="clear" w:color="auto" w:fill="FFC000"/>
            <w:vAlign w:val="center"/>
          </w:tcPr>
          <w:p w14:paraId="3FF041AE" w14:textId="3D0BCB2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7F147F42" w14:textId="087CB9A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062F904" w14:textId="33EB535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FF7F9F9" w14:textId="65E86334"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57D37C30"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5D7ED1B" w14:textId="1F32A9BE" w:rsidR="00F212DD" w:rsidRPr="005F339B" w:rsidRDefault="00F212DD" w:rsidP="001B1E6E">
            <w:pPr>
              <w:pStyle w:val="TableHeading"/>
            </w:pPr>
            <w:r>
              <w:rPr>
                <w:b/>
                <w:color w:val="FFFFFF"/>
                <w:sz w:val="20"/>
                <w:szCs w:val="20"/>
                <w:shd w:val="clear" w:color="auto" w:fill="A5A5A5"/>
              </w:rPr>
              <w:t>3.7</w:t>
            </w:r>
          </w:p>
        </w:tc>
        <w:tc>
          <w:tcPr>
            <w:tcW w:w="4798" w:type="dxa"/>
            <w:shd w:val="clear" w:color="auto" w:fill="auto"/>
            <w:vAlign w:val="center"/>
          </w:tcPr>
          <w:p w14:paraId="07B00CAA" w14:textId="75A6AE6B"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all successful authentication and re-authentication generates a new session and session id.</w:t>
            </w:r>
          </w:p>
        </w:tc>
        <w:tc>
          <w:tcPr>
            <w:tcW w:w="850" w:type="dxa"/>
            <w:shd w:val="clear" w:color="auto" w:fill="FFC000"/>
            <w:vAlign w:val="center"/>
          </w:tcPr>
          <w:p w14:paraId="07E27FCC" w14:textId="167E3B41"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174D64C4" w14:textId="03B3F42C"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0F1F7AC3" w14:textId="29AB015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45B55039" w14:textId="206054A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7DACDE0"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F3806B3" w14:textId="2A9B8A64" w:rsidR="00F212DD" w:rsidRPr="005F339B" w:rsidRDefault="00F212DD" w:rsidP="001B1E6E">
            <w:pPr>
              <w:pStyle w:val="TableHeading"/>
            </w:pPr>
            <w:r>
              <w:rPr>
                <w:b/>
                <w:color w:val="FFFFFF"/>
                <w:sz w:val="20"/>
                <w:szCs w:val="20"/>
                <w:shd w:val="clear" w:color="auto" w:fill="A5A5A5"/>
              </w:rPr>
              <w:t>3.10</w:t>
            </w:r>
          </w:p>
        </w:tc>
        <w:tc>
          <w:tcPr>
            <w:tcW w:w="4798" w:type="dxa"/>
            <w:shd w:val="clear" w:color="auto" w:fill="auto"/>
            <w:vAlign w:val="center"/>
          </w:tcPr>
          <w:p w14:paraId="0365DDCB" w14:textId="2C18F95E"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 xml:space="preserve">Verify that only session ids generated by the application </w:t>
            </w:r>
            <w:r>
              <w:lastRenderedPageBreak/>
              <w:t xml:space="preserve">framework </w:t>
            </w:r>
            <w:proofErr w:type="gramStart"/>
            <w:r>
              <w:t>are recognized</w:t>
            </w:r>
            <w:proofErr w:type="gramEnd"/>
            <w:r>
              <w:t xml:space="preserve"> as active by the application.</w:t>
            </w:r>
          </w:p>
        </w:tc>
        <w:tc>
          <w:tcPr>
            <w:tcW w:w="850" w:type="dxa"/>
            <w:shd w:val="clear" w:color="auto" w:fill="auto"/>
            <w:vAlign w:val="center"/>
          </w:tcPr>
          <w:p w14:paraId="75FA6346" w14:textId="77777777"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21BF6CEB" w14:textId="5523593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47C229D8" w14:textId="4822C3E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ECC1F54" w14:textId="78C1AFAE"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3E4E6066"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2321D44" w14:textId="397DACB5" w:rsidR="00F212DD" w:rsidRPr="005F339B" w:rsidRDefault="00F212DD" w:rsidP="001B1E6E">
            <w:pPr>
              <w:pStyle w:val="TableHeading"/>
            </w:pPr>
            <w:r>
              <w:rPr>
                <w:b/>
                <w:color w:val="FFFFFF"/>
                <w:sz w:val="20"/>
                <w:szCs w:val="20"/>
                <w:shd w:val="clear" w:color="auto" w:fill="A5A5A5"/>
              </w:rPr>
              <w:lastRenderedPageBreak/>
              <w:t>3.11</w:t>
            </w:r>
          </w:p>
        </w:tc>
        <w:tc>
          <w:tcPr>
            <w:tcW w:w="4798" w:type="dxa"/>
            <w:shd w:val="clear" w:color="auto" w:fill="auto"/>
            <w:vAlign w:val="center"/>
          </w:tcPr>
          <w:p w14:paraId="67999BC8" w14:textId="25577765" w:rsidR="00F212DD" w:rsidRPr="003F2DE6"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session ids are sufficiently long, random and unique across the correct active session base.</w:t>
            </w:r>
          </w:p>
        </w:tc>
        <w:tc>
          <w:tcPr>
            <w:tcW w:w="850" w:type="dxa"/>
            <w:shd w:val="clear" w:color="auto" w:fill="FFC000"/>
            <w:vAlign w:val="center"/>
          </w:tcPr>
          <w:p w14:paraId="0AFA3EF2" w14:textId="278C16C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3D4D83FC" w14:textId="44530698"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61CD2B9E" w14:textId="4030CC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70F3AC5" w14:textId="2B1FA8A6"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4BA1B3C3"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477B7FC" w14:textId="7895B87A" w:rsidR="00F212DD" w:rsidRPr="005F339B" w:rsidRDefault="00F212DD" w:rsidP="001B1E6E">
            <w:pPr>
              <w:pStyle w:val="TableHeading"/>
            </w:pPr>
            <w:r>
              <w:rPr>
                <w:b/>
                <w:color w:val="FFFFFF"/>
                <w:sz w:val="20"/>
                <w:szCs w:val="20"/>
                <w:shd w:val="clear" w:color="auto" w:fill="A5A5A5"/>
              </w:rPr>
              <w:t>3.12</w:t>
            </w:r>
          </w:p>
        </w:tc>
        <w:tc>
          <w:tcPr>
            <w:tcW w:w="4798" w:type="dxa"/>
            <w:shd w:val="clear" w:color="auto" w:fill="auto"/>
            <w:vAlign w:val="center"/>
          </w:tcPr>
          <w:p w14:paraId="5FDA1D1B" w14:textId="22D307CC"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session ids stored in cookies have their path set to an appropriately restrictive value for the application, and authentication session tokens additionally set the “</w:t>
            </w:r>
            <w:proofErr w:type="spellStart"/>
            <w:r>
              <w:t>HttpOnly</w:t>
            </w:r>
            <w:proofErr w:type="spellEnd"/>
            <w:r>
              <w:t>” and “secure” attributes</w:t>
            </w:r>
          </w:p>
        </w:tc>
        <w:tc>
          <w:tcPr>
            <w:tcW w:w="850" w:type="dxa"/>
            <w:shd w:val="clear" w:color="auto" w:fill="FFC000"/>
            <w:vAlign w:val="center"/>
          </w:tcPr>
          <w:p w14:paraId="4D9B777D" w14:textId="14DEF11B"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6043D8B7" w14:textId="47D4640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25DDCA4F" w14:textId="3A0E953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8A70CC5" w14:textId="5C7E768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1A753D06"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ACABEC7" w14:textId="7A96114D" w:rsidR="00F212DD" w:rsidRPr="005F339B" w:rsidRDefault="00F212DD" w:rsidP="001B1E6E">
            <w:pPr>
              <w:pStyle w:val="TableHeading"/>
            </w:pPr>
            <w:r>
              <w:rPr>
                <w:b/>
                <w:color w:val="FFFFFF"/>
                <w:sz w:val="20"/>
                <w:szCs w:val="20"/>
                <w:shd w:val="clear" w:color="auto" w:fill="A5A5A5"/>
              </w:rPr>
              <w:t>3.16</w:t>
            </w:r>
          </w:p>
        </w:tc>
        <w:tc>
          <w:tcPr>
            <w:tcW w:w="4798" w:type="dxa"/>
            <w:shd w:val="clear" w:color="auto" w:fill="auto"/>
            <w:vAlign w:val="center"/>
          </w:tcPr>
          <w:p w14:paraId="7F05D173" w14:textId="6A22A544"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the application limits the number of active concurrent sessions.</w:t>
            </w:r>
          </w:p>
        </w:tc>
        <w:tc>
          <w:tcPr>
            <w:tcW w:w="850" w:type="dxa"/>
            <w:shd w:val="clear" w:color="auto" w:fill="FFC000"/>
            <w:vAlign w:val="center"/>
          </w:tcPr>
          <w:p w14:paraId="1D411E0B" w14:textId="4E2B09E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662A49CF" w14:textId="6428BC5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F5E84C7" w14:textId="09CE170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6818CCCA" w14:textId="4255E43F"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F212DD" w:rsidRPr="00DF702A" w14:paraId="442A7C1B"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9CCD64F" w14:textId="74221F06" w:rsidR="00F212DD" w:rsidRPr="005F339B" w:rsidRDefault="00F212DD" w:rsidP="001B1E6E">
            <w:pPr>
              <w:pStyle w:val="TableHeading"/>
            </w:pPr>
            <w:r>
              <w:rPr>
                <w:b/>
                <w:color w:val="FFFFFF"/>
                <w:sz w:val="20"/>
                <w:szCs w:val="20"/>
                <w:shd w:val="clear" w:color="auto" w:fill="A5A5A5"/>
              </w:rPr>
              <w:t>3.17</w:t>
            </w:r>
          </w:p>
        </w:tc>
        <w:tc>
          <w:tcPr>
            <w:tcW w:w="4798" w:type="dxa"/>
            <w:shd w:val="clear" w:color="auto" w:fill="auto"/>
            <w:vAlign w:val="center"/>
          </w:tcPr>
          <w:p w14:paraId="4246864A" w14:textId="5C0D16B9"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 xml:space="preserve">Verify that an active session list is displayed in the account profile or similar of each user. The user should be able to terminate any active session. </w:t>
            </w:r>
          </w:p>
        </w:tc>
        <w:tc>
          <w:tcPr>
            <w:tcW w:w="850" w:type="dxa"/>
            <w:shd w:val="clear" w:color="auto" w:fill="FFC000"/>
            <w:vAlign w:val="center"/>
          </w:tcPr>
          <w:p w14:paraId="269AACCF" w14:textId="7D2DA69F"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16E45892" w14:textId="5B5E25C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1268492" w14:textId="45DC6BF5"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DB8C355" w14:textId="34266AF9"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42CCFABC"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0239A3A" w14:textId="40E2AB8C" w:rsidR="00F212DD" w:rsidRPr="005F339B" w:rsidRDefault="00F212DD" w:rsidP="001B1E6E">
            <w:pPr>
              <w:pStyle w:val="TableHeading"/>
            </w:pPr>
            <w:r>
              <w:rPr>
                <w:b/>
                <w:color w:val="FFFFFF"/>
                <w:sz w:val="20"/>
                <w:szCs w:val="20"/>
                <w:shd w:val="clear" w:color="auto" w:fill="A5A5A5"/>
              </w:rPr>
              <w:t>3.18</w:t>
            </w:r>
          </w:p>
        </w:tc>
        <w:tc>
          <w:tcPr>
            <w:tcW w:w="4798" w:type="dxa"/>
            <w:shd w:val="clear" w:color="auto" w:fill="auto"/>
            <w:vAlign w:val="center"/>
          </w:tcPr>
          <w:p w14:paraId="60E06FDF" w14:textId="74C14C75" w:rsidR="00F212DD" w:rsidRPr="003F2DE6"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 xml:space="preserve">Verify </w:t>
            </w:r>
            <w:ins w:id="640" w:author="jason" w:date="2016-01-09T23:50:00Z">
              <w:r w:rsidR="00A84CB1">
                <w:t xml:space="preserve">that </w:t>
              </w:r>
            </w:ins>
            <w:r>
              <w:t xml:space="preserve">the user </w:t>
            </w:r>
            <w:proofErr w:type="gramStart"/>
            <w:r>
              <w:t>is prompted</w:t>
            </w:r>
            <w:proofErr w:type="gramEnd"/>
            <w:r>
              <w:t xml:space="preserve"> with the option to terminate all other active sessions after a successful change password process.</w:t>
            </w:r>
          </w:p>
        </w:tc>
        <w:tc>
          <w:tcPr>
            <w:tcW w:w="850" w:type="dxa"/>
            <w:shd w:val="clear" w:color="auto" w:fill="FFC000"/>
            <w:vAlign w:val="center"/>
          </w:tcPr>
          <w:p w14:paraId="1D309ED2" w14:textId="5AF5CDA3"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6D49ABD6" w14:textId="22DED70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3E5230DF" w14:textId="59ED2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7229A5DD" w14:textId="7966AA4C"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bl>
    <w:p w14:paraId="6334F02D" w14:textId="77777777" w:rsidR="00E34115" w:rsidRDefault="00E34115" w:rsidP="00E34115"/>
    <w:p w14:paraId="00EED24E" w14:textId="77777777" w:rsidR="00E34115" w:rsidRDefault="00E34115" w:rsidP="00E34115">
      <w:pPr>
        <w:pStyle w:val="Heading2"/>
      </w:pPr>
      <w:r>
        <w:t>References</w:t>
      </w:r>
    </w:p>
    <w:p w14:paraId="6506B9A6" w14:textId="77777777" w:rsidR="00E34115" w:rsidRPr="006317CA" w:rsidRDefault="00E34115" w:rsidP="00E34115">
      <w:r w:rsidRPr="006317CA">
        <w:t>For more information, please see</w:t>
      </w:r>
      <w:r>
        <w:t>:</w:t>
      </w:r>
    </w:p>
    <w:p w14:paraId="3FED5093" w14:textId="65BF80B5" w:rsidR="00F212DD" w:rsidRDefault="00F212DD" w:rsidP="00F212DD">
      <w:pPr>
        <w:pStyle w:val="ListParagraph"/>
        <w:numPr>
          <w:ilvl w:val="0"/>
          <w:numId w:val="33"/>
        </w:numPr>
      </w:pPr>
      <w:r>
        <w:rPr>
          <w:rFonts w:hint="eastAsia"/>
        </w:rPr>
        <w:t xml:space="preserve">OWASP Testing Guide 4.0: Session Management Testing </w:t>
      </w:r>
      <w:hyperlink r:id="rId24" w:history="1">
        <w:r w:rsidRPr="00C44E0B">
          <w:rPr>
            <w:rStyle w:val="Hyperlink"/>
            <w:rFonts w:hint="eastAsia"/>
          </w:rPr>
          <w:t>https://www.owasp.org/index.php/Testing_for_Session_Management</w:t>
        </w:r>
      </w:hyperlink>
      <w:r>
        <w:t xml:space="preserve"> </w:t>
      </w:r>
      <w:r>
        <w:rPr>
          <w:rFonts w:hint="eastAsia"/>
        </w:rPr>
        <w:t xml:space="preserve"> </w:t>
      </w:r>
    </w:p>
    <w:p w14:paraId="0E38F06C" w14:textId="1B074BFA" w:rsidR="00F212DD" w:rsidRDefault="00F212DD" w:rsidP="00F212DD">
      <w:pPr>
        <w:pStyle w:val="ListParagraph"/>
        <w:numPr>
          <w:ilvl w:val="0"/>
          <w:numId w:val="33"/>
        </w:numPr>
      </w:pPr>
      <w:r>
        <w:rPr>
          <w:rFonts w:hint="eastAsia"/>
        </w:rPr>
        <w:t xml:space="preserve">OWASP Session Management Cheat Sheet: </w:t>
      </w:r>
      <w:hyperlink r:id="rId25" w:history="1">
        <w:r w:rsidRPr="00C44E0B">
          <w:rPr>
            <w:rStyle w:val="Hyperlink"/>
            <w:rFonts w:hint="eastAsia"/>
          </w:rPr>
          <w:t>https://www.owasp.org/index.php/Session_Management_Cheat_Sheet</w:t>
        </w:r>
      </w:hyperlink>
      <w:r>
        <w:t xml:space="preserve"> </w:t>
      </w:r>
      <w:r>
        <w:rPr>
          <w:rFonts w:hint="eastAsia"/>
        </w:rPr>
        <w:t xml:space="preserve"> </w:t>
      </w:r>
    </w:p>
    <w:p w14:paraId="4E014E2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232057CF" w14:textId="77777777" w:rsidR="00DF702A" w:rsidRDefault="00DF702A" w:rsidP="00BD5F80">
      <w:pPr>
        <w:pStyle w:val="Heading1"/>
      </w:pPr>
      <w:bookmarkStart w:id="641" w:name="_Toc440139682"/>
      <w:r>
        <w:lastRenderedPageBreak/>
        <w:t>V4: Access Control Verification Requirements</w:t>
      </w:r>
      <w:bookmarkEnd w:id="641"/>
    </w:p>
    <w:p w14:paraId="3FAE069F" w14:textId="77777777" w:rsidR="00702571" w:rsidRDefault="00702571" w:rsidP="00702571">
      <w:pPr>
        <w:pStyle w:val="Heading2"/>
      </w:pPr>
      <w:r>
        <w:t>Control objective</w:t>
      </w:r>
    </w:p>
    <w:p w14:paraId="2B7D77D7" w14:textId="0E0316F6" w:rsidR="00F212DD" w:rsidRDefault="00F212DD" w:rsidP="00945FEB">
      <w:r>
        <w:t xml:space="preserve">Authorization is the concept of allowing access to resources only to those permitted to use them. Ensure that a verified application satisfies the following </w:t>
      </w:r>
      <w:del w:id="642" w:author="jason" w:date="2016-01-09T23:51:00Z">
        <w:r w:rsidDel="00A84CB1">
          <w:delText>high level</w:delText>
        </w:r>
      </w:del>
      <w:ins w:id="643" w:author="jason" w:date="2016-01-09T23:51:00Z">
        <w:r w:rsidR="00A84CB1">
          <w:t>high-level</w:t>
        </w:r>
      </w:ins>
      <w:r>
        <w:t xml:space="preserve"> requirements:</w:t>
      </w:r>
    </w:p>
    <w:p w14:paraId="076B2E61" w14:textId="77777777" w:rsidR="00F212DD" w:rsidRDefault="00F212DD" w:rsidP="00945FEB">
      <w:pPr>
        <w:pStyle w:val="ListParagraph"/>
        <w:numPr>
          <w:ilvl w:val="0"/>
          <w:numId w:val="41"/>
        </w:numPr>
      </w:pPr>
      <w:r>
        <w:t>Persons accessing resources holds valid credentials to do so</w:t>
      </w:r>
      <w:del w:id="644" w:author="jason" w:date="2016-01-09T23:50:00Z">
        <w:r w:rsidDel="00A84CB1">
          <w:delText>.</w:delText>
        </w:r>
      </w:del>
    </w:p>
    <w:p w14:paraId="35DEE65A" w14:textId="77777777" w:rsidR="00F212DD" w:rsidRDefault="00F212DD" w:rsidP="00945FEB">
      <w:pPr>
        <w:pStyle w:val="ListParagraph"/>
        <w:numPr>
          <w:ilvl w:val="0"/>
          <w:numId w:val="41"/>
        </w:numPr>
      </w:pPr>
      <w:r>
        <w:t>Users are associated with a well-defined set of roles and privileges</w:t>
      </w:r>
      <w:del w:id="645" w:author="jason" w:date="2016-01-09T23:50:00Z">
        <w:r w:rsidDel="00A84CB1">
          <w:delText>.</w:delText>
        </w:r>
      </w:del>
    </w:p>
    <w:p w14:paraId="1240CD25" w14:textId="5B861B1B" w:rsidR="00702571" w:rsidRDefault="00F212DD" w:rsidP="00945FEB">
      <w:pPr>
        <w:pStyle w:val="ListParagraph"/>
        <w:numPr>
          <w:ilvl w:val="0"/>
          <w:numId w:val="41"/>
        </w:numPr>
      </w:pPr>
      <w:r>
        <w:t>Role and permission metadata is protected from replay or tampering</w:t>
      </w:r>
      <w:del w:id="646" w:author="jason" w:date="2016-01-09T23:51:00Z">
        <w:r w:rsidDel="00A84CB1">
          <w:delText>.</w:delText>
        </w:r>
      </w:del>
    </w:p>
    <w:p w14:paraId="3DFDDAFD" w14:textId="58EC51E9" w:rsidR="007F3D7A" w:rsidRPr="007F3D7A" w:rsidRDefault="00702571" w:rsidP="00580E86">
      <w:pPr>
        <w:pStyle w:val="Heading2"/>
      </w:pPr>
      <w:r>
        <w:t>Requirements</w:t>
      </w:r>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42"/>
        <w:gridCol w:w="5084"/>
        <w:gridCol w:w="827"/>
        <w:gridCol w:w="828"/>
        <w:gridCol w:w="827"/>
        <w:gridCol w:w="828"/>
      </w:tblGrid>
      <w:tr w:rsidR="003841E1" w:rsidRPr="001C5B6E" w14:paraId="420CBFDA" w14:textId="77777777" w:rsidTr="00E3411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2" w:type="dxa"/>
            <w:tcBorders>
              <w:top w:val="none" w:sz="0" w:space="0" w:color="auto"/>
              <w:left w:val="none" w:sz="0" w:space="0" w:color="auto"/>
              <w:right w:val="none" w:sz="0" w:space="0" w:color="auto"/>
            </w:tcBorders>
            <w:vAlign w:val="center"/>
          </w:tcPr>
          <w:p w14:paraId="08689BA6" w14:textId="15E10D42" w:rsidR="00C801A4" w:rsidRPr="001C5B6E" w:rsidRDefault="001B1E6E" w:rsidP="003841E1">
            <w:pPr>
              <w:pStyle w:val="TableHeading"/>
              <w:rPr>
                <w:b/>
              </w:rPr>
            </w:pPr>
            <w:r w:rsidRPr="001C5B6E">
              <w:rPr>
                <w:b/>
              </w:rPr>
              <w:t>#</w:t>
            </w:r>
          </w:p>
        </w:tc>
        <w:tc>
          <w:tcPr>
            <w:tcW w:w="4962" w:type="dxa"/>
            <w:tcBorders>
              <w:top w:val="none" w:sz="0" w:space="0" w:color="auto"/>
              <w:left w:val="none" w:sz="0" w:space="0" w:color="auto"/>
              <w:right w:val="none" w:sz="0" w:space="0" w:color="auto"/>
            </w:tcBorders>
            <w:vAlign w:val="center"/>
          </w:tcPr>
          <w:p w14:paraId="3027D705" w14:textId="77777777" w:rsidR="00C801A4" w:rsidRPr="001C5B6E" w:rsidRDefault="00C801A4" w:rsidP="001C5B6E">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1C5B6E">
              <w:rPr>
                <w:b/>
              </w:rPr>
              <w:t>Description</w:t>
            </w:r>
          </w:p>
        </w:tc>
        <w:tc>
          <w:tcPr>
            <w:tcW w:w="807" w:type="dxa"/>
            <w:tcBorders>
              <w:top w:val="none" w:sz="0" w:space="0" w:color="auto"/>
              <w:left w:val="none" w:sz="0" w:space="0" w:color="auto"/>
              <w:right w:val="none" w:sz="0" w:space="0" w:color="auto"/>
            </w:tcBorders>
            <w:vAlign w:val="center"/>
          </w:tcPr>
          <w:p w14:paraId="037098A3"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1</w:t>
            </w:r>
          </w:p>
        </w:tc>
        <w:tc>
          <w:tcPr>
            <w:tcW w:w="808" w:type="dxa"/>
            <w:tcBorders>
              <w:top w:val="none" w:sz="0" w:space="0" w:color="auto"/>
              <w:left w:val="none" w:sz="0" w:space="0" w:color="auto"/>
              <w:right w:val="none" w:sz="0" w:space="0" w:color="auto"/>
            </w:tcBorders>
            <w:vAlign w:val="center"/>
          </w:tcPr>
          <w:p w14:paraId="119C5313"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2</w:t>
            </w:r>
          </w:p>
        </w:tc>
        <w:tc>
          <w:tcPr>
            <w:tcW w:w="807" w:type="dxa"/>
            <w:tcBorders>
              <w:top w:val="none" w:sz="0" w:space="0" w:color="auto"/>
              <w:left w:val="none" w:sz="0" w:space="0" w:color="auto"/>
              <w:right w:val="none" w:sz="0" w:space="0" w:color="auto"/>
            </w:tcBorders>
            <w:vAlign w:val="center"/>
          </w:tcPr>
          <w:p w14:paraId="352BB9AC"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3</w:t>
            </w:r>
          </w:p>
        </w:tc>
        <w:tc>
          <w:tcPr>
            <w:tcW w:w="808" w:type="dxa"/>
            <w:tcBorders>
              <w:top w:val="none" w:sz="0" w:space="0" w:color="auto"/>
              <w:left w:val="none" w:sz="0" w:space="0" w:color="auto"/>
              <w:right w:val="none" w:sz="0" w:space="0" w:color="auto"/>
            </w:tcBorders>
            <w:vAlign w:val="center"/>
          </w:tcPr>
          <w:p w14:paraId="697ED70B"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Since</w:t>
            </w:r>
          </w:p>
        </w:tc>
      </w:tr>
      <w:tr w:rsidR="00F212DD" w:rsidRPr="001F7F8D" w14:paraId="78B43D8B"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1786D50" w14:textId="76256204" w:rsidR="00F212DD" w:rsidRPr="001F7F8D" w:rsidRDefault="00F212DD" w:rsidP="003841E1">
            <w:pPr>
              <w:pStyle w:val="TableHeading"/>
            </w:pPr>
            <w:r>
              <w:rPr>
                <w:b/>
                <w:color w:val="FFFFFF"/>
                <w:sz w:val="20"/>
                <w:szCs w:val="20"/>
                <w:shd w:val="clear" w:color="auto" w:fill="A5A5A5"/>
              </w:rPr>
              <w:t>4.1</w:t>
            </w:r>
          </w:p>
        </w:tc>
        <w:tc>
          <w:tcPr>
            <w:tcW w:w="4962" w:type="dxa"/>
            <w:shd w:val="clear" w:color="auto" w:fill="auto"/>
            <w:vAlign w:val="center"/>
          </w:tcPr>
          <w:p w14:paraId="64067B97" w14:textId="4AB0487C" w:rsidR="00F212DD" w:rsidRPr="001F7F8D" w:rsidRDefault="00F212DD" w:rsidP="00A84CB1">
            <w:pPr>
              <w:pStyle w:val="TableBody"/>
              <w:cnfStyle w:val="000000100000" w:firstRow="0" w:lastRow="0" w:firstColumn="0" w:lastColumn="0" w:oddVBand="0" w:evenVBand="0" w:oddHBand="1" w:evenHBand="0" w:firstRowFirstColumn="0" w:firstRowLastColumn="0" w:lastRowFirstColumn="0" w:lastRowLastColumn="0"/>
              <w:rPr>
                <w:sz w:val="18"/>
                <w:szCs w:val="18"/>
              </w:rPr>
            </w:pPr>
            <w:r>
              <w:t xml:space="preserve">Verify that the principle of least privilege </w:t>
            </w:r>
            <w:del w:id="647" w:author="jason" w:date="2016-01-09T23:51:00Z">
              <w:r w:rsidDel="00A84CB1">
                <w:delText xml:space="preserve">exists </w:delText>
              </w:r>
            </w:del>
            <w:ins w:id="648" w:author="jason" w:date="2016-01-09T23:51:00Z">
              <w:r w:rsidR="00A84CB1">
                <w:t xml:space="preserve">is used </w:t>
              </w:r>
            </w:ins>
            <w:r>
              <w:t>- users should only be able to access functions, data files, URLs, controllers, services, and other resources, for which they possess specific authorization. This implies protection against spoofing and elevation of privilege.</w:t>
            </w:r>
          </w:p>
        </w:tc>
        <w:tc>
          <w:tcPr>
            <w:tcW w:w="807" w:type="dxa"/>
            <w:shd w:val="clear" w:color="auto" w:fill="FFC000"/>
            <w:vAlign w:val="center"/>
          </w:tcPr>
          <w:p w14:paraId="67C0456A" w14:textId="6E5B278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5633F37C" w14:textId="3A0882F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2210BF2E" w14:textId="73943F2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830719" w14:textId="1948833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27F6492"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5A9FA41" w14:textId="0DDE446D" w:rsidR="00F212DD" w:rsidRPr="001F7F8D" w:rsidRDefault="00F212DD" w:rsidP="003841E1">
            <w:pPr>
              <w:pStyle w:val="TableHeading"/>
            </w:pPr>
            <w:r>
              <w:rPr>
                <w:b/>
                <w:color w:val="FFFFFF"/>
                <w:sz w:val="20"/>
                <w:szCs w:val="20"/>
                <w:shd w:val="clear" w:color="auto" w:fill="A5A5A5"/>
              </w:rPr>
              <w:t>4.4</w:t>
            </w:r>
          </w:p>
        </w:tc>
        <w:tc>
          <w:tcPr>
            <w:tcW w:w="4962" w:type="dxa"/>
            <w:shd w:val="clear" w:color="auto" w:fill="auto"/>
            <w:vAlign w:val="center"/>
          </w:tcPr>
          <w:p w14:paraId="54F253B9" w14:textId="22F3B79B"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that access to sensitive records </w:t>
            </w:r>
            <w:proofErr w:type="gramStart"/>
            <w:r>
              <w:t>is protected</w:t>
            </w:r>
            <w:proofErr w:type="gramEnd"/>
            <w:r>
              <w:t xml:space="preserve">, such that only authorized objects or data is accessible to each user (for example, protect against users tampering with a parameter to see or alter another user's account). </w:t>
            </w:r>
          </w:p>
        </w:tc>
        <w:tc>
          <w:tcPr>
            <w:tcW w:w="807" w:type="dxa"/>
            <w:shd w:val="clear" w:color="auto" w:fill="FFC000"/>
            <w:vAlign w:val="center"/>
          </w:tcPr>
          <w:p w14:paraId="6F82BE50" w14:textId="7AD77D0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05CC08AA" w14:textId="37E3D5C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7F751023" w14:textId="3A8CE62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8F8F943" w14:textId="4A66E64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3C1C3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C41F7BA" w14:textId="689CDF6C" w:rsidR="00F212DD" w:rsidRPr="001F7F8D" w:rsidRDefault="00F212DD" w:rsidP="003841E1">
            <w:pPr>
              <w:pStyle w:val="TableHeading"/>
            </w:pPr>
            <w:r>
              <w:rPr>
                <w:b/>
                <w:color w:val="FFFFFF"/>
                <w:sz w:val="20"/>
                <w:szCs w:val="20"/>
                <w:shd w:val="clear" w:color="auto" w:fill="A5A5A5"/>
              </w:rPr>
              <w:t>4.5</w:t>
            </w:r>
          </w:p>
        </w:tc>
        <w:tc>
          <w:tcPr>
            <w:tcW w:w="4962" w:type="dxa"/>
            <w:shd w:val="clear" w:color="auto" w:fill="auto"/>
            <w:vAlign w:val="center"/>
          </w:tcPr>
          <w:p w14:paraId="49C9675F" w14:textId="653423D3"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 xml:space="preserve">Verify that directory browsing </w:t>
            </w:r>
            <w:proofErr w:type="gramStart"/>
            <w:r>
              <w:t>is disabled</w:t>
            </w:r>
            <w:proofErr w:type="gramEnd"/>
            <w:r>
              <w:t xml:space="preserve"> unless deliberately desired. Additionally, applications should not allow discovery or disclosure of file or directory metadata, such as </w:t>
            </w:r>
            <w:proofErr w:type="spellStart"/>
            <w:r>
              <w:t>Thumbs.db</w:t>
            </w:r>
            <w:proofErr w:type="spellEnd"/>
            <w:r>
              <w:t>, .</w:t>
            </w:r>
            <w:proofErr w:type="spellStart"/>
            <w:r>
              <w:t>DS_Store</w:t>
            </w:r>
            <w:proofErr w:type="spellEnd"/>
            <w:r>
              <w:t>, .git or .</w:t>
            </w:r>
            <w:proofErr w:type="spellStart"/>
            <w:r>
              <w:t>svn</w:t>
            </w:r>
            <w:proofErr w:type="spellEnd"/>
            <w:r>
              <w:t xml:space="preserve"> folders.</w:t>
            </w:r>
          </w:p>
        </w:tc>
        <w:tc>
          <w:tcPr>
            <w:tcW w:w="807" w:type="dxa"/>
            <w:shd w:val="clear" w:color="auto" w:fill="FFC000"/>
            <w:vAlign w:val="center"/>
          </w:tcPr>
          <w:p w14:paraId="4E8F8852" w14:textId="1C4F3D9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736D7F56" w14:textId="26FA2E2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4ABB065F" w14:textId="66C8A03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03F0355E" w14:textId="39B87F2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F14FD3E"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13EF67" w14:textId="75F3EFEF" w:rsidR="00F212DD" w:rsidRPr="001F7F8D" w:rsidRDefault="00F212DD" w:rsidP="003841E1">
            <w:pPr>
              <w:pStyle w:val="TableHeading"/>
            </w:pPr>
            <w:r>
              <w:rPr>
                <w:b/>
                <w:color w:val="FFFFFF"/>
                <w:sz w:val="20"/>
                <w:szCs w:val="20"/>
                <w:shd w:val="clear" w:color="auto" w:fill="A5A5A5"/>
              </w:rPr>
              <w:t>4.8</w:t>
            </w:r>
          </w:p>
        </w:tc>
        <w:tc>
          <w:tcPr>
            <w:tcW w:w="4962" w:type="dxa"/>
            <w:shd w:val="clear" w:color="auto" w:fill="auto"/>
            <w:vAlign w:val="center"/>
          </w:tcPr>
          <w:p w14:paraId="19D438CF" w14:textId="2A489711"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access controls fail securely.</w:t>
            </w:r>
          </w:p>
        </w:tc>
        <w:tc>
          <w:tcPr>
            <w:tcW w:w="807" w:type="dxa"/>
            <w:shd w:val="clear" w:color="auto" w:fill="FFC000"/>
            <w:vAlign w:val="center"/>
          </w:tcPr>
          <w:p w14:paraId="7D94105F" w14:textId="3DD828BD"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34450F0A" w14:textId="289FB207"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85EB64B" w14:textId="117D887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48435E9" w14:textId="17E81EF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22C549"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34405F3" w14:textId="3EF96B69" w:rsidR="00F212DD" w:rsidRPr="001F7F8D" w:rsidRDefault="00F212DD" w:rsidP="003841E1">
            <w:pPr>
              <w:pStyle w:val="TableHeading"/>
            </w:pPr>
            <w:r>
              <w:rPr>
                <w:b/>
                <w:color w:val="FFFFFF"/>
                <w:sz w:val="20"/>
                <w:szCs w:val="20"/>
                <w:shd w:val="clear" w:color="auto" w:fill="A5A5A5"/>
              </w:rPr>
              <w:t>4.9</w:t>
            </w:r>
          </w:p>
        </w:tc>
        <w:tc>
          <w:tcPr>
            <w:tcW w:w="4962" w:type="dxa"/>
            <w:shd w:val="clear" w:color="auto" w:fill="auto"/>
            <w:vAlign w:val="center"/>
          </w:tcPr>
          <w:p w14:paraId="63A4E742" w14:textId="019A6806"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 xml:space="preserve">Verify that the same access control rules implied by the presentation layer </w:t>
            </w:r>
            <w:proofErr w:type="gramStart"/>
            <w:r>
              <w:t>are enforced</w:t>
            </w:r>
            <w:proofErr w:type="gramEnd"/>
            <w:r>
              <w:t xml:space="preserve"> on the server side.</w:t>
            </w:r>
          </w:p>
        </w:tc>
        <w:tc>
          <w:tcPr>
            <w:tcW w:w="807" w:type="dxa"/>
            <w:shd w:val="clear" w:color="auto" w:fill="FFC000"/>
            <w:vAlign w:val="center"/>
          </w:tcPr>
          <w:p w14:paraId="4848C0B8" w14:textId="1B956F9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2A163959" w14:textId="4EE6E3A6"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31A2D164" w14:textId="0AB83CF3"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E47BCCC" w14:textId="5906E5C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2DF37DBA"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DF75FEE" w14:textId="78AA09A3" w:rsidR="00F212DD" w:rsidRPr="001F7F8D" w:rsidRDefault="00F212DD" w:rsidP="003841E1">
            <w:pPr>
              <w:pStyle w:val="TableHeading"/>
            </w:pPr>
            <w:r>
              <w:rPr>
                <w:b/>
                <w:color w:val="FFFFFF"/>
                <w:sz w:val="20"/>
                <w:szCs w:val="20"/>
                <w:shd w:val="clear" w:color="auto" w:fill="A5A5A5"/>
              </w:rPr>
              <w:t>4.10</w:t>
            </w:r>
          </w:p>
        </w:tc>
        <w:tc>
          <w:tcPr>
            <w:tcW w:w="4962" w:type="dxa"/>
            <w:shd w:val="clear" w:color="auto" w:fill="auto"/>
            <w:vAlign w:val="center"/>
          </w:tcPr>
          <w:p w14:paraId="36280235" w14:textId="2E40A635"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that </w:t>
            </w:r>
            <w:proofErr w:type="gramStart"/>
            <w:r>
              <w:t>all user and data attributes and policy information used by access controls cannot be manipulated by end users</w:t>
            </w:r>
            <w:proofErr w:type="gramEnd"/>
            <w:r>
              <w:t xml:space="preserve"> unless specifically authorized.</w:t>
            </w:r>
          </w:p>
        </w:tc>
        <w:tc>
          <w:tcPr>
            <w:tcW w:w="807" w:type="dxa"/>
            <w:shd w:val="clear" w:color="auto" w:fill="auto"/>
            <w:vAlign w:val="center"/>
          </w:tcPr>
          <w:p w14:paraId="37E96F71" w14:textId="4A80A850"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16500C5" w14:textId="0134F9A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ADB3A50" w14:textId="685935B5"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590A77" w14:textId="416E3EA4"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68BF66F1"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712B2434" w14:textId="3D65EF5F" w:rsidR="00F212DD" w:rsidRPr="001F7F8D" w:rsidRDefault="00F212DD" w:rsidP="003841E1">
            <w:pPr>
              <w:pStyle w:val="TableHeading"/>
            </w:pPr>
            <w:r>
              <w:rPr>
                <w:b/>
                <w:color w:val="FFFFFF"/>
                <w:sz w:val="20"/>
                <w:szCs w:val="20"/>
                <w:shd w:val="clear" w:color="auto" w:fill="A5A5A5"/>
              </w:rPr>
              <w:t>4.11</w:t>
            </w:r>
          </w:p>
        </w:tc>
        <w:tc>
          <w:tcPr>
            <w:tcW w:w="4962" w:type="dxa"/>
            <w:shd w:val="clear" w:color="auto" w:fill="auto"/>
            <w:vAlign w:val="center"/>
          </w:tcPr>
          <w:p w14:paraId="1F18E4B7" w14:textId="0A9CE888"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there is a centralized mechanism (including libraries that call external authorization services) for protecting access to each type of protected resource.</w:t>
            </w:r>
          </w:p>
        </w:tc>
        <w:tc>
          <w:tcPr>
            <w:tcW w:w="807" w:type="dxa"/>
            <w:shd w:val="clear" w:color="auto" w:fill="auto"/>
            <w:vAlign w:val="center"/>
          </w:tcPr>
          <w:p w14:paraId="190B03D8" w14:textId="06289864"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569F3442" w14:textId="4EDAF8B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34A4AA0F" w14:textId="409154CA"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C1CD260" w14:textId="226EA9B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64C24C05"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1DD22FD" w14:textId="0A72A822" w:rsidR="00F212DD" w:rsidRPr="001F7F8D" w:rsidRDefault="00F212DD" w:rsidP="003841E1">
            <w:pPr>
              <w:pStyle w:val="TableHeading"/>
            </w:pPr>
            <w:r>
              <w:rPr>
                <w:b/>
                <w:color w:val="FFFFFF"/>
                <w:sz w:val="20"/>
                <w:szCs w:val="20"/>
                <w:shd w:val="clear" w:color="auto" w:fill="A5A5A5"/>
              </w:rPr>
              <w:t>4.12</w:t>
            </w:r>
          </w:p>
        </w:tc>
        <w:tc>
          <w:tcPr>
            <w:tcW w:w="4962" w:type="dxa"/>
            <w:shd w:val="clear" w:color="auto" w:fill="auto"/>
            <w:vAlign w:val="center"/>
          </w:tcPr>
          <w:p w14:paraId="6B940BEA" w14:textId="6BA8C61D"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that all access control decisions </w:t>
            </w:r>
            <w:proofErr w:type="gramStart"/>
            <w:r>
              <w:t>can be logged</w:t>
            </w:r>
            <w:proofErr w:type="gramEnd"/>
            <w:r>
              <w:t xml:space="preserve"> and all failed decisions are logged.</w:t>
            </w:r>
          </w:p>
        </w:tc>
        <w:tc>
          <w:tcPr>
            <w:tcW w:w="807" w:type="dxa"/>
            <w:shd w:val="clear" w:color="auto" w:fill="auto"/>
            <w:vAlign w:val="center"/>
          </w:tcPr>
          <w:p w14:paraId="2999FF34" w14:textId="5E6AE2E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3E036A6" w14:textId="44C5355B"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1B9D4018" w14:textId="5C9CB069"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AB09EA0" w14:textId="0228898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43BD2E49"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CEB4B3D" w14:textId="68300023" w:rsidR="00F212DD" w:rsidRPr="001F7F8D" w:rsidRDefault="00F212DD" w:rsidP="003841E1">
            <w:pPr>
              <w:pStyle w:val="TableHeading"/>
            </w:pPr>
            <w:r>
              <w:rPr>
                <w:b/>
                <w:color w:val="FFFFFF"/>
                <w:sz w:val="20"/>
                <w:szCs w:val="20"/>
                <w:shd w:val="clear" w:color="auto" w:fill="A5A5A5"/>
              </w:rPr>
              <w:lastRenderedPageBreak/>
              <w:t>4.13</w:t>
            </w:r>
          </w:p>
        </w:tc>
        <w:tc>
          <w:tcPr>
            <w:tcW w:w="4962" w:type="dxa"/>
            <w:shd w:val="clear" w:color="auto" w:fill="auto"/>
            <w:vAlign w:val="center"/>
          </w:tcPr>
          <w:p w14:paraId="39B21A75" w14:textId="14823C9A"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 xml:space="preserve">Verify that the application or framework uses strong random anti-CSRF tokens or has another transaction protection mechanism. </w:t>
            </w:r>
          </w:p>
        </w:tc>
        <w:tc>
          <w:tcPr>
            <w:tcW w:w="807" w:type="dxa"/>
            <w:shd w:val="clear" w:color="auto" w:fill="FFC000"/>
            <w:vAlign w:val="center"/>
          </w:tcPr>
          <w:p w14:paraId="00ADD64C" w14:textId="635B8A0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2802C248" w14:textId="49CC181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0CE3FF21" w14:textId="35C4545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1BF5218" w14:textId="47E4535D"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2.0</w:t>
            </w:r>
          </w:p>
        </w:tc>
      </w:tr>
      <w:tr w:rsidR="00F212DD" w:rsidRPr="001F7F8D" w14:paraId="3D48F6D5"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4BA57442" w14:textId="1D5EF4BF" w:rsidR="00F212DD" w:rsidRPr="001F7F8D" w:rsidRDefault="00F212DD" w:rsidP="003841E1">
            <w:pPr>
              <w:pStyle w:val="TableHeading"/>
            </w:pPr>
            <w:r>
              <w:rPr>
                <w:b/>
                <w:color w:val="FFFFFF"/>
                <w:sz w:val="20"/>
                <w:szCs w:val="20"/>
                <w:shd w:val="clear" w:color="auto" w:fill="A5A5A5"/>
              </w:rPr>
              <w:t>4.14</w:t>
            </w:r>
          </w:p>
        </w:tc>
        <w:tc>
          <w:tcPr>
            <w:tcW w:w="4962" w:type="dxa"/>
            <w:shd w:val="clear" w:color="auto" w:fill="auto"/>
            <w:vAlign w:val="center"/>
          </w:tcPr>
          <w:p w14:paraId="2569DFF2" w14:textId="5EE014AF"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the system can protect against aggregate or continuous access of secured functions, resources, or data. For example, consider the use of a resource governor to limit the number of edits per hour or to prevent the entire database from </w:t>
            </w:r>
            <w:proofErr w:type="gramStart"/>
            <w:r>
              <w:t>being scraped</w:t>
            </w:r>
            <w:proofErr w:type="gramEnd"/>
            <w:r>
              <w:t xml:space="preserve"> by an individual user.</w:t>
            </w:r>
          </w:p>
        </w:tc>
        <w:tc>
          <w:tcPr>
            <w:tcW w:w="807" w:type="dxa"/>
            <w:shd w:val="clear" w:color="auto" w:fill="auto"/>
            <w:vAlign w:val="center"/>
          </w:tcPr>
          <w:p w14:paraId="69C103D4" w14:textId="62AF542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2CBCCFB5" w14:textId="55865A7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279179C" w14:textId="1E4A29E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5A8BB91A" w14:textId="1E35669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2198F7B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237BF9" w14:textId="01AE98FD" w:rsidR="00F212DD" w:rsidRPr="001F7F8D" w:rsidRDefault="00F212DD" w:rsidP="003841E1">
            <w:pPr>
              <w:pStyle w:val="TableHeading"/>
            </w:pPr>
            <w:r>
              <w:rPr>
                <w:b/>
                <w:color w:val="FFFFFF"/>
                <w:sz w:val="20"/>
                <w:szCs w:val="20"/>
                <w:shd w:val="clear" w:color="auto" w:fill="A5A5A5"/>
              </w:rPr>
              <w:t>4.15</w:t>
            </w:r>
          </w:p>
        </w:tc>
        <w:tc>
          <w:tcPr>
            <w:tcW w:w="4962" w:type="dxa"/>
            <w:shd w:val="clear" w:color="auto" w:fill="auto"/>
            <w:vAlign w:val="center"/>
          </w:tcPr>
          <w:p w14:paraId="6E57DC5E" w14:textId="222FD05E"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the application has additional authorization (such as step up or adaptive authentication) for lower value systems, and / or segregation of duties for high value applications to enforce anti-fraud controls as per the risk of application and past fraud.</w:t>
            </w:r>
          </w:p>
        </w:tc>
        <w:tc>
          <w:tcPr>
            <w:tcW w:w="807" w:type="dxa"/>
            <w:shd w:val="clear" w:color="auto" w:fill="auto"/>
            <w:vAlign w:val="center"/>
          </w:tcPr>
          <w:p w14:paraId="3BADE4FB" w14:textId="7777777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19363B24" w14:textId="1F59714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0879245" w14:textId="455C8EE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7C0331C3" w14:textId="0AE43940"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E2EFD9"/>
              </w:rPr>
              <w:t>3.0</w:t>
            </w:r>
          </w:p>
        </w:tc>
      </w:tr>
      <w:tr w:rsidR="00F212DD" w:rsidRPr="001F7F8D" w14:paraId="31E3B5C8"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33221CC" w14:textId="7074F83B" w:rsidR="00F212DD" w:rsidRPr="001F7F8D" w:rsidRDefault="00F212DD" w:rsidP="003841E1">
            <w:pPr>
              <w:pStyle w:val="TableHeading"/>
            </w:pPr>
            <w:r>
              <w:rPr>
                <w:b/>
                <w:color w:val="FFFFFF"/>
                <w:sz w:val="20"/>
                <w:szCs w:val="20"/>
                <w:shd w:val="clear" w:color="auto" w:fill="A5A5A5"/>
              </w:rPr>
              <w:t>4.16</w:t>
            </w:r>
          </w:p>
        </w:tc>
        <w:tc>
          <w:tcPr>
            <w:tcW w:w="4962" w:type="dxa"/>
            <w:shd w:val="clear" w:color="auto" w:fill="auto"/>
            <w:vAlign w:val="center"/>
          </w:tcPr>
          <w:p w14:paraId="25474F7A" w14:textId="21A2E0A6" w:rsidR="00F212DD" w:rsidRPr="001F7F8D" w:rsidRDefault="00F212DD" w:rsidP="00310098">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that the application correctly enforces context-sensitive authorisation </w:t>
            </w:r>
            <w:del w:id="649" w:author="jason" w:date="2016-01-09T23:53:00Z">
              <w:r w:rsidDel="00310098">
                <w:delText xml:space="preserve">so as </w:delText>
              </w:r>
            </w:del>
            <w:proofErr w:type="gramStart"/>
            <w:r>
              <w:t>to not allow</w:t>
            </w:r>
            <w:proofErr w:type="gramEnd"/>
            <w:r>
              <w:t xml:space="preserve"> unauthorised manipulation by means of parameter tampering. </w:t>
            </w:r>
          </w:p>
        </w:tc>
        <w:tc>
          <w:tcPr>
            <w:tcW w:w="807" w:type="dxa"/>
            <w:shd w:val="clear" w:color="auto" w:fill="FFC000"/>
            <w:vAlign w:val="center"/>
          </w:tcPr>
          <w:p w14:paraId="3BC0AFEC" w14:textId="5CC24AF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6A29B7D7" w14:textId="24C3F5B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D7E9B67" w14:textId="0CB59E6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5D1CB8A0" w14:textId="2E8BC9F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E2EFD9"/>
              </w:rPr>
              <w:t>3.0</w:t>
            </w:r>
          </w:p>
        </w:tc>
      </w:tr>
    </w:tbl>
    <w:p w14:paraId="0A042810" w14:textId="77777777" w:rsidR="00E34115" w:rsidRDefault="00E34115" w:rsidP="00E34115"/>
    <w:p w14:paraId="5C819D51" w14:textId="77777777" w:rsidR="00E34115" w:rsidRDefault="00E34115" w:rsidP="00E34115">
      <w:pPr>
        <w:pStyle w:val="Heading2"/>
      </w:pPr>
      <w:r>
        <w:t>References</w:t>
      </w:r>
    </w:p>
    <w:p w14:paraId="737D0C68" w14:textId="77777777" w:rsidR="00E34115" w:rsidRDefault="00E34115" w:rsidP="00E34115">
      <w:r w:rsidRPr="006317CA">
        <w:t>For more information, please see</w:t>
      </w:r>
      <w:r>
        <w:t>:</w:t>
      </w:r>
    </w:p>
    <w:p w14:paraId="20731CAD" w14:textId="12E4ABBD" w:rsidR="00F212DD" w:rsidRDefault="00F212DD" w:rsidP="00F212DD">
      <w:pPr>
        <w:pStyle w:val="ListParagraph"/>
        <w:numPr>
          <w:ilvl w:val="0"/>
          <w:numId w:val="28"/>
        </w:numPr>
      </w:pPr>
      <w:r>
        <w:rPr>
          <w:rFonts w:hint="eastAsia"/>
        </w:rPr>
        <w:t xml:space="preserve">OWASP Testing Guide 4.0: Authorization </w:t>
      </w:r>
      <w:hyperlink r:id="rId26" w:history="1">
        <w:r w:rsidRPr="00C44E0B">
          <w:rPr>
            <w:rStyle w:val="Hyperlink"/>
            <w:rFonts w:hint="eastAsia"/>
          </w:rPr>
          <w:t>https://www.owasp.org/index.php/Testing_for_Authorization</w:t>
        </w:r>
      </w:hyperlink>
      <w:r>
        <w:t xml:space="preserve"> </w:t>
      </w:r>
      <w:r>
        <w:rPr>
          <w:rFonts w:hint="eastAsia"/>
        </w:rPr>
        <w:t xml:space="preserve"> </w:t>
      </w:r>
    </w:p>
    <w:p w14:paraId="7B1FEF89" w14:textId="0824F30B" w:rsidR="00F212DD" w:rsidRDefault="00F212DD" w:rsidP="00F212DD">
      <w:pPr>
        <w:pStyle w:val="ListParagraph"/>
        <w:numPr>
          <w:ilvl w:val="0"/>
          <w:numId w:val="28"/>
        </w:numPr>
      </w:pPr>
      <w:r>
        <w:rPr>
          <w:rFonts w:hint="eastAsia"/>
        </w:rPr>
        <w:t xml:space="preserve">OWASP Cheat Sheet: Access Control </w:t>
      </w:r>
      <w:hyperlink r:id="rId27" w:history="1">
        <w:r w:rsidRPr="00C44E0B">
          <w:rPr>
            <w:rStyle w:val="Hyperlink"/>
            <w:rFonts w:hint="eastAsia"/>
          </w:rPr>
          <w:t>https://www.owasp.org/index.php/Access_Control_Cheat_Sheet</w:t>
        </w:r>
      </w:hyperlink>
      <w:r>
        <w:t xml:space="preserve"> </w:t>
      </w:r>
      <w:r>
        <w:rPr>
          <w:rFonts w:hint="eastAsia"/>
        </w:rPr>
        <w:t xml:space="preserve">  </w:t>
      </w:r>
    </w:p>
    <w:p w14:paraId="0BC6CCC0" w14:textId="77777777" w:rsidR="00F212DD" w:rsidRPr="006317CA" w:rsidRDefault="00F212DD" w:rsidP="00E34115"/>
    <w:p w14:paraId="5650D600"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762E9B95" w14:textId="4C7B05B2" w:rsidR="00DF702A" w:rsidRDefault="00DF702A" w:rsidP="00BD5F80">
      <w:pPr>
        <w:pStyle w:val="Heading1"/>
      </w:pPr>
      <w:bookmarkStart w:id="650" w:name="_Toc440139683"/>
      <w:r>
        <w:lastRenderedPageBreak/>
        <w:t xml:space="preserve">V5: Malicious </w:t>
      </w:r>
      <w:r w:rsidR="00C801A4">
        <w:t>i</w:t>
      </w:r>
      <w:r>
        <w:t xml:space="preserve">nput </w:t>
      </w:r>
      <w:r w:rsidR="00C801A4">
        <w:t>h</w:t>
      </w:r>
      <w:r>
        <w:t xml:space="preserve">andling </w:t>
      </w:r>
      <w:r w:rsidR="00C801A4">
        <w:t>v</w:t>
      </w:r>
      <w:r>
        <w:t xml:space="preserve">erification </w:t>
      </w:r>
      <w:r w:rsidR="00C801A4">
        <w:t>r</w:t>
      </w:r>
      <w:r>
        <w:t>equirements</w:t>
      </w:r>
      <w:bookmarkEnd w:id="650"/>
    </w:p>
    <w:p w14:paraId="2AF2BC7A" w14:textId="77777777" w:rsidR="00702571" w:rsidRDefault="00702571" w:rsidP="00702571">
      <w:pPr>
        <w:pStyle w:val="Heading2"/>
      </w:pPr>
      <w:r>
        <w:t>Control objective</w:t>
      </w:r>
    </w:p>
    <w:p w14:paraId="7C7E6D02" w14:textId="563DD64C" w:rsidR="00C9160A" w:rsidRPr="00C9160A" w:rsidRDefault="00C9160A" w:rsidP="00945FEB">
      <w:r w:rsidRPr="00C9160A">
        <w:t xml:space="preserve">The most common </w:t>
      </w:r>
      <w:proofErr w:type="gramStart"/>
      <w:r w:rsidRPr="00C9160A">
        <w:t>web application security weakness</w:t>
      </w:r>
      <w:proofErr w:type="gramEnd"/>
      <w:r w:rsidRPr="00C9160A">
        <w:t xml:space="preserve"> is the failure to properly validate input coming from the client or from the environment before using it. This weakness leads to almost all of the major vulnerabilities in web applications, such as </w:t>
      </w:r>
      <w:del w:id="651" w:author="jason" w:date="2016-01-09T23:54:00Z">
        <w:r w:rsidRPr="00C9160A" w:rsidDel="00310098">
          <w:delText>cross site</w:delText>
        </w:r>
      </w:del>
      <w:ins w:id="652" w:author="jason" w:date="2016-01-09T23:54:00Z">
        <w:r w:rsidR="00310098" w:rsidRPr="00C9160A">
          <w:t>cross-site</w:t>
        </w:r>
      </w:ins>
      <w:r w:rsidRPr="00C9160A">
        <w:t xml:space="preserve"> scripting, SQL injection, interpreter injection, locale/Unicode attacks, file system attacks, and buffer overflows. </w:t>
      </w:r>
    </w:p>
    <w:p w14:paraId="1928DA8B" w14:textId="169BC45A" w:rsidR="00C9160A" w:rsidRPr="00C9160A" w:rsidRDefault="00C9160A" w:rsidP="00945FEB">
      <w:r w:rsidRPr="00C9160A">
        <w:t xml:space="preserve">Ensure that a verified application satisfies the following </w:t>
      </w:r>
      <w:del w:id="653" w:author="jason" w:date="2016-01-09T23:54:00Z">
        <w:r w:rsidRPr="00C9160A" w:rsidDel="00310098">
          <w:delText>high level</w:delText>
        </w:r>
      </w:del>
      <w:ins w:id="654" w:author="jason" w:date="2016-01-09T23:54:00Z">
        <w:r w:rsidR="00310098" w:rsidRPr="00C9160A">
          <w:t>high-level</w:t>
        </w:r>
      </w:ins>
      <w:r w:rsidRPr="00C9160A">
        <w:t xml:space="preserve"> requirements:</w:t>
      </w:r>
    </w:p>
    <w:p w14:paraId="4F54C0DD" w14:textId="5E6142EF" w:rsidR="00C9160A" w:rsidRPr="00C9160A" w:rsidRDefault="00C9160A" w:rsidP="00945FEB">
      <w:pPr>
        <w:pStyle w:val="ListParagraph"/>
        <w:numPr>
          <w:ilvl w:val="0"/>
          <w:numId w:val="42"/>
        </w:numPr>
      </w:pPr>
      <w:r w:rsidRPr="00C9160A">
        <w:rPr>
          <w:rFonts w:hint="eastAsia"/>
        </w:rPr>
        <w:t>All input is validated to be correct and fit for the intended purpose</w:t>
      </w:r>
      <w:del w:id="655" w:author="jason" w:date="2016-01-10T10:03:00Z">
        <w:r w:rsidRPr="00C9160A" w:rsidDel="00ED2476">
          <w:rPr>
            <w:rFonts w:hint="eastAsia"/>
          </w:rPr>
          <w:delText>.</w:delText>
        </w:r>
      </w:del>
      <w:r w:rsidRPr="00C9160A">
        <w:rPr>
          <w:rFonts w:hint="eastAsia"/>
        </w:rPr>
        <w:t xml:space="preserve"> </w:t>
      </w:r>
    </w:p>
    <w:p w14:paraId="0177CB3C" w14:textId="5451A9FB" w:rsidR="00C9160A" w:rsidRPr="00C9160A" w:rsidRDefault="00C9160A" w:rsidP="00945FEB">
      <w:pPr>
        <w:pStyle w:val="ListParagraph"/>
        <w:numPr>
          <w:ilvl w:val="0"/>
          <w:numId w:val="42"/>
        </w:numPr>
      </w:pPr>
      <w:r w:rsidRPr="00C9160A">
        <w:rPr>
          <w:rFonts w:hint="eastAsia"/>
        </w:rPr>
        <w:t>Data from an external entity or client should never be trusted and should be handled accordingly</w:t>
      </w:r>
      <w:del w:id="656" w:author="jason" w:date="2016-01-10T10:03:00Z">
        <w:r w:rsidRPr="00C9160A" w:rsidDel="00ED2476">
          <w:rPr>
            <w:rFonts w:hint="eastAsia"/>
          </w:rPr>
          <w:delText>.</w:delText>
        </w:r>
      </w:del>
    </w:p>
    <w:p w14:paraId="2D51829B" w14:textId="4FBE8E20" w:rsidR="00C801A4" w:rsidRDefault="00702571" w:rsidP="00D9138A">
      <w:pPr>
        <w:pStyle w:val="Heading2"/>
      </w:pPr>
      <w:r>
        <w:t>Requirements</w:t>
      </w:r>
    </w:p>
    <w:tbl>
      <w:tblPr>
        <w:tblStyle w:val="GridTable5DarkAccent3"/>
        <w:tblW w:w="5000" w:type="pct"/>
        <w:tblLayout w:type="fixed"/>
        <w:tblLook w:val="04A0" w:firstRow="1" w:lastRow="0" w:firstColumn="1" w:lastColumn="0" w:noHBand="0" w:noVBand="1"/>
      </w:tblPr>
      <w:tblGrid>
        <w:gridCol w:w="827"/>
        <w:gridCol w:w="5446"/>
        <w:gridCol w:w="740"/>
        <w:gridCol w:w="741"/>
        <w:gridCol w:w="741"/>
        <w:gridCol w:w="741"/>
      </w:tblGrid>
      <w:tr w:rsidR="00D9138A" w:rsidRPr="00D9138A" w14:paraId="76BA3029" w14:textId="77777777" w:rsidTr="00EC417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06" w:type="dxa"/>
            <w:vAlign w:val="center"/>
          </w:tcPr>
          <w:p w14:paraId="2B0C41A3" w14:textId="3BBB5008" w:rsidR="00C801A4" w:rsidRPr="00D9138A" w:rsidRDefault="00D9138A" w:rsidP="008B1965">
            <w:pPr>
              <w:pStyle w:val="TableHeading"/>
            </w:pPr>
            <w:r w:rsidRPr="00D9138A">
              <w:t>#</w:t>
            </w:r>
          </w:p>
        </w:tc>
        <w:tc>
          <w:tcPr>
            <w:tcW w:w="5313" w:type="dxa"/>
            <w:vAlign w:val="center"/>
          </w:tcPr>
          <w:p w14:paraId="103ECF14" w14:textId="77777777" w:rsidR="00C801A4" w:rsidRPr="00D9138A" w:rsidRDefault="00C801A4" w:rsidP="008B1965">
            <w:pPr>
              <w:pStyle w:val="TableHeading"/>
              <w:jc w:val="left"/>
              <w:cnfStyle w:val="100000000000" w:firstRow="1" w:lastRow="0" w:firstColumn="0" w:lastColumn="0" w:oddVBand="0" w:evenVBand="0" w:oddHBand="0" w:evenHBand="0" w:firstRowFirstColumn="0" w:firstRowLastColumn="0" w:lastRowFirstColumn="0" w:lastRowLastColumn="0"/>
            </w:pPr>
            <w:r w:rsidRPr="00D9138A">
              <w:t>Description</w:t>
            </w:r>
          </w:p>
        </w:tc>
        <w:tc>
          <w:tcPr>
            <w:tcW w:w="722" w:type="dxa"/>
            <w:vAlign w:val="center"/>
          </w:tcPr>
          <w:p w14:paraId="549AE2F8"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1</w:t>
            </w:r>
          </w:p>
        </w:tc>
        <w:tc>
          <w:tcPr>
            <w:tcW w:w="723" w:type="dxa"/>
            <w:vAlign w:val="center"/>
          </w:tcPr>
          <w:p w14:paraId="5502207B"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2</w:t>
            </w:r>
          </w:p>
        </w:tc>
        <w:tc>
          <w:tcPr>
            <w:tcW w:w="723" w:type="dxa"/>
            <w:vAlign w:val="center"/>
          </w:tcPr>
          <w:p w14:paraId="4DA4E719"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3</w:t>
            </w:r>
          </w:p>
        </w:tc>
        <w:tc>
          <w:tcPr>
            <w:tcW w:w="723" w:type="dxa"/>
            <w:vAlign w:val="center"/>
          </w:tcPr>
          <w:p w14:paraId="4A4290CF"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Since</w:t>
            </w:r>
          </w:p>
        </w:tc>
      </w:tr>
      <w:tr w:rsidR="00C9160A" w:rsidRPr="00F81480" w14:paraId="70402A1F"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F67E6D8" w14:textId="689743B6" w:rsidR="00C9160A" w:rsidRPr="00F81480" w:rsidRDefault="00C9160A" w:rsidP="008B1965">
            <w:pPr>
              <w:pStyle w:val="TableHeading"/>
            </w:pPr>
            <w:r>
              <w:rPr>
                <w:b/>
                <w:color w:val="FFFFFF"/>
                <w:sz w:val="20"/>
                <w:szCs w:val="20"/>
                <w:shd w:val="clear" w:color="auto" w:fill="A5A5A5"/>
              </w:rPr>
              <w:t>5.1</w:t>
            </w:r>
          </w:p>
        </w:tc>
        <w:tc>
          <w:tcPr>
            <w:tcW w:w="5313" w:type="dxa"/>
            <w:shd w:val="clear" w:color="auto" w:fill="auto"/>
            <w:vAlign w:val="center"/>
          </w:tcPr>
          <w:p w14:paraId="600FCBED" w14:textId="0E0D7B75"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the runtime environment is not susceptible to buffer overflows, or that security controls prevent buffer overflows.</w:t>
            </w:r>
          </w:p>
        </w:tc>
        <w:tc>
          <w:tcPr>
            <w:tcW w:w="722" w:type="dxa"/>
            <w:shd w:val="clear" w:color="auto" w:fill="FFC000"/>
            <w:vAlign w:val="center"/>
          </w:tcPr>
          <w:p w14:paraId="590F2CAC" w14:textId="3645DEE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363199B4" w14:textId="3185A5A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27E2525A" w14:textId="6F31C2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307E16DF" w14:textId="630179D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5C3074B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483C56F" w14:textId="4AACB048" w:rsidR="00C9160A" w:rsidRPr="00F81480" w:rsidRDefault="00C9160A" w:rsidP="008B1965">
            <w:pPr>
              <w:pStyle w:val="TableHeading"/>
            </w:pPr>
            <w:r>
              <w:rPr>
                <w:b/>
                <w:color w:val="FFFFFF"/>
                <w:sz w:val="20"/>
                <w:szCs w:val="20"/>
                <w:shd w:val="clear" w:color="auto" w:fill="A5A5A5"/>
              </w:rPr>
              <w:t>5.3</w:t>
            </w:r>
          </w:p>
        </w:tc>
        <w:tc>
          <w:tcPr>
            <w:tcW w:w="5313" w:type="dxa"/>
            <w:shd w:val="clear" w:color="auto" w:fill="auto"/>
            <w:vAlign w:val="center"/>
          </w:tcPr>
          <w:p w14:paraId="7E3A303A" w14:textId="5DF39F4F"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server side input validation failures result in request rejection and </w:t>
            </w:r>
            <w:proofErr w:type="gramStart"/>
            <w:r>
              <w:t>are logged</w:t>
            </w:r>
            <w:proofErr w:type="gramEnd"/>
            <w:r>
              <w:t>.</w:t>
            </w:r>
          </w:p>
        </w:tc>
        <w:tc>
          <w:tcPr>
            <w:tcW w:w="722" w:type="dxa"/>
            <w:shd w:val="clear" w:color="auto" w:fill="FFC000"/>
            <w:vAlign w:val="center"/>
          </w:tcPr>
          <w:p w14:paraId="1959197C" w14:textId="66337BC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0A3359A1" w14:textId="60207894"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6F023613" w14:textId="58BEA63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2E166C5" w14:textId="24FAC39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78A206BD"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89CE18B" w14:textId="432EB2F4" w:rsidR="00C9160A" w:rsidRPr="00F81480" w:rsidRDefault="00C9160A" w:rsidP="008B1965">
            <w:pPr>
              <w:pStyle w:val="TableHeading"/>
            </w:pPr>
            <w:r>
              <w:rPr>
                <w:b/>
                <w:color w:val="FFFFFF"/>
                <w:sz w:val="20"/>
                <w:szCs w:val="20"/>
                <w:shd w:val="clear" w:color="auto" w:fill="A5A5A5"/>
              </w:rPr>
              <w:t>5.5</w:t>
            </w:r>
          </w:p>
        </w:tc>
        <w:tc>
          <w:tcPr>
            <w:tcW w:w="5313" w:type="dxa"/>
            <w:shd w:val="clear" w:color="auto" w:fill="auto"/>
            <w:vAlign w:val="center"/>
          </w:tcPr>
          <w:p w14:paraId="65857C1E" w14:textId="71940378"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input validation routines </w:t>
            </w:r>
            <w:proofErr w:type="gramStart"/>
            <w:r>
              <w:t>are enforced</w:t>
            </w:r>
            <w:proofErr w:type="gramEnd"/>
            <w:r>
              <w:t xml:space="preserve"> on the server side. </w:t>
            </w:r>
          </w:p>
        </w:tc>
        <w:tc>
          <w:tcPr>
            <w:tcW w:w="722" w:type="dxa"/>
            <w:shd w:val="clear" w:color="auto" w:fill="FFC000"/>
            <w:vAlign w:val="center"/>
          </w:tcPr>
          <w:p w14:paraId="4CF776F2" w14:textId="565601B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4C9AF8E8" w14:textId="3C8C8B5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04BB1B2" w14:textId="76CA7BD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2ECFC91" w14:textId="50FDF53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67A573BD"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AE9661C" w14:textId="39B63B64" w:rsidR="00C9160A" w:rsidRPr="00F81480" w:rsidRDefault="00C9160A" w:rsidP="008B1965">
            <w:pPr>
              <w:pStyle w:val="TableHeading"/>
            </w:pPr>
            <w:r>
              <w:rPr>
                <w:b/>
                <w:color w:val="FFFFFF"/>
                <w:sz w:val="20"/>
                <w:szCs w:val="20"/>
                <w:shd w:val="clear" w:color="auto" w:fill="A5A5A5"/>
              </w:rPr>
              <w:t>5.6</w:t>
            </w:r>
          </w:p>
        </w:tc>
        <w:tc>
          <w:tcPr>
            <w:tcW w:w="5313" w:type="dxa"/>
            <w:shd w:val="clear" w:color="auto" w:fill="auto"/>
            <w:vAlign w:val="center"/>
          </w:tcPr>
          <w:p w14:paraId="66FF3E46" w14:textId="1F114C70"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a single input validation control </w:t>
            </w:r>
            <w:proofErr w:type="gramStart"/>
            <w:r>
              <w:t>is used</w:t>
            </w:r>
            <w:proofErr w:type="gramEnd"/>
            <w:r>
              <w:t xml:space="preserve"> by the application for each type of data that is accepted.</w:t>
            </w:r>
          </w:p>
        </w:tc>
        <w:tc>
          <w:tcPr>
            <w:tcW w:w="722" w:type="dxa"/>
            <w:shd w:val="clear" w:color="auto" w:fill="auto"/>
            <w:vAlign w:val="center"/>
          </w:tcPr>
          <w:p w14:paraId="6904F83E"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7EB4432D" w14:textId="45D467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648221B0" w14:textId="75AE27B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F533F04" w14:textId="3537BA0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43B1DD56"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155FA18" w14:textId="35E89142" w:rsidR="00C9160A" w:rsidRPr="00F81480" w:rsidRDefault="00C9160A" w:rsidP="008B1965">
            <w:pPr>
              <w:pStyle w:val="TableHeading"/>
            </w:pPr>
            <w:r>
              <w:rPr>
                <w:b/>
                <w:color w:val="FFFFFF"/>
                <w:sz w:val="20"/>
                <w:szCs w:val="20"/>
                <w:shd w:val="clear" w:color="auto" w:fill="A5A5A5"/>
              </w:rPr>
              <w:t>5.10</w:t>
            </w:r>
          </w:p>
        </w:tc>
        <w:tc>
          <w:tcPr>
            <w:tcW w:w="5313" w:type="dxa"/>
            <w:shd w:val="clear" w:color="auto" w:fill="auto"/>
            <w:vAlign w:val="center"/>
          </w:tcPr>
          <w:p w14:paraId="6A683BCA" w14:textId="36196E57"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all SQL queries, HQL, OSQL, NOSQL and stored procedures, calling of stored procedures are protected by the use of prepared statements or query parameterization, and thus not susceptible to SQL injection </w:t>
            </w:r>
          </w:p>
        </w:tc>
        <w:tc>
          <w:tcPr>
            <w:tcW w:w="722" w:type="dxa"/>
            <w:shd w:val="clear" w:color="auto" w:fill="FFC000"/>
            <w:vAlign w:val="center"/>
          </w:tcPr>
          <w:p w14:paraId="3BCAA2C1" w14:textId="08AABF8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67D28EF1" w14:textId="198228D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13C2A2AC" w14:textId="3165533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CE76246" w14:textId="173624A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233959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9851824" w14:textId="13299D19" w:rsidR="00C9160A" w:rsidRPr="00F81480" w:rsidRDefault="00C9160A" w:rsidP="008B1965">
            <w:pPr>
              <w:pStyle w:val="TableHeading"/>
            </w:pPr>
            <w:r>
              <w:rPr>
                <w:b/>
                <w:color w:val="FFFFFF"/>
                <w:sz w:val="20"/>
                <w:szCs w:val="20"/>
                <w:shd w:val="clear" w:color="auto" w:fill="A5A5A5"/>
              </w:rPr>
              <w:t>5.11</w:t>
            </w:r>
          </w:p>
        </w:tc>
        <w:tc>
          <w:tcPr>
            <w:tcW w:w="5313" w:type="dxa"/>
            <w:shd w:val="clear" w:color="auto" w:fill="auto"/>
            <w:vAlign w:val="center"/>
          </w:tcPr>
          <w:p w14:paraId="21FBE623" w14:textId="3E7C8DEA"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is not susceptible to LDAP Injection, or that security controls prevent LDAP Injection. </w:t>
            </w:r>
          </w:p>
        </w:tc>
        <w:tc>
          <w:tcPr>
            <w:tcW w:w="722" w:type="dxa"/>
            <w:shd w:val="clear" w:color="auto" w:fill="FFC000"/>
            <w:vAlign w:val="center"/>
          </w:tcPr>
          <w:p w14:paraId="57B88403" w14:textId="4B5D2EF0"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5CAD42E0" w14:textId="50DE7A5D"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DEB78C4" w14:textId="02091F1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D84FEE6" w14:textId="32F9D4D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3CCDD3D2"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FFED278" w14:textId="35676479" w:rsidR="00C9160A" w:rsidRPr="00F81480" w:rsidRDefault="00C9160A" w:rsidP="008B1965">
            <w:pPr>
              <w:pStyle w:val="TableHeading"/>
            </w:pPr>
            <w:r>
              <w:rPr>
                <w:b/>
                <w:color w:val="FFFFFF"/>
                <w:sz w:val="20"/>
                <w:szCs w:val="20"/>
                <w:shd w:val="clear" w:color="auto" w:fill="A5A5A5"/>
              </w:rPr>
              <w:t>5.12</w:t>
            </w:r>
          </w:p>
        </w:tc>
        <w:tc>
          <w:tcPr>
            <w:tcW w:w="5313" w:type="dxa"/>
            <w:shd w:val="clear" w:color="auto" w:fill="auto"/>
            <w:vAlign w:val="center"/>
          </w:tcPr>
          <w:p w14:paraId="3DDD0ECD" w14:textId="5A86460E"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the application is not susceptible to OS Command Injection, or that security controls prevent OS Command Injection.</w:t>
            </w:r>
          </w:p>
        </w:tc>
        <w:tc>
          <w:tcPr>
            <w:tcW w:w="722" w:type="dxa"/>
            <w:shd w:val="clear" w:color="auto" w:fill="FFC000"/>
            <w:vAlign w:val="center"/>
          </w:tcPr>
          <w:p w14:paraId="648DAAB5" w14:textId="6C3A679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29DAD299" w14:textId="17A50A4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ACE0030" w14:textId="318770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5BEA0BA6" w14:textId="33EC0A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344500C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3F43E413" w14:textId="014E14EC" w:rsidR="00C9160A" w:rsidRPr="00F81480" w:rsidRDefault="00C9160A" w:rsidP="008B1965">
            <w:pPr>
              <w:pStyle w:val="TableHeading"/>
            </w:pPr>
            <w:r>
              <w:rPr>
                <w:b/>
                <w:color w:val="FFFFFF"/>
                <w:sz w:val="20"/>
                <w:szCs w:val="20"/>
                <w:shd w:val="clear" w:color="auto" w:fill="A5A5A5"/>
              </w:rPr>
              <w:lastRenderedPageBreak/>
              <w:t>5.13</w:t>
            </w:r>
          </w:p>
        </w:tc>
        <w:tc>
          <w:tcPr>
            <w:tcW w:w="5313" w:type="dxa"/>
            <w:shd w:val="clear" w:color="auto" w:fill="auto"/>
            <w:vAlign w:val="center"/>
          </w:tcPr>
          <w:p w14:paraId="2A917D01" w14:textId="2B854F4B"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is not susceptible to Remote File Inclusion (RFI) or Local File Inclusion (LFI) when content </w:t>
            </w:r>
            <w:proofErr w:type="gramStart"/>
            <w:r>
              <w:t>is used</w:t>
            </w:r>
            <w:proofErr w:type="gramEnd"/>
            <w:r>
              <w:t xml:space="preserve"> that is a path to a file. </w:t>
            </w:r>
          </w:p>
        </w:tc>
        <w:tc>
          <w:tcPr>
            <w:tcW w:w="722" w:type="dxa"/>
            <w:shd w:val="clear" w:color="auto" w:fill="FFC000"/>
            <w:vAlign w:val="center"/>
          </w:tcPr>
          <w:p w14:paraId="2A754982" w14:textId="343FB4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7091D844" w14:textId="0AFCB06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262292F4" w14:textId="1B0891C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76C6400" w14:textId="32CDA1D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C9160A" w:rsidRPr="00F81480" w14:paraId="31D52C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7D428C1" w14:textId="15C6F184" w:rsidR="00C9160A" w:rsidRPr="00F81480" w:rsidRDefault="00C9160A" w:rsidP="008B1965">
            <w:pPr>
              <w:pStyle w:val="TableHeading"/>
            </w:pPr>
            <w:r>
              <w:rPr>
                <w:b/>
                <w:color w:val="FFFFFF"/>
                <w:sz w:val="20"/>
                <w:szCs w:val="20"/>
                <w:shd w:val="clear" w:color="auto" w:fill="A5A5A5"/>
              </w:rPr>
              <w:t>5.14</w:t>
            </w:r>
          </w:p>
        </w:tc>
        <w:tc>
          <w:tcPr>
            <w:tcW w:w="5313" w:type="dxa"/>
            <w:shd w:val="clear" w:color="auto" w:fill="auto"/>
            <w:vAlign w:val="center"/>
          </w:tcPr>
          <w:p w14:paraId="712C1AB3" w14:textId="0C2C1176"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is not susceptible to common XML attacks, such as XPath query tampering, XML External Entity attacks, and XML injection attacks. </w:t>
            </w:r>
          </w:p>
        </w:tc>
        <w:tc>
          <w:tcPr>
            <w:tcW w:w="722" w:type="dxa"/>
            <w:shd w:val="clear" w:color="auto" w:fill="FFC000"/>
            <w:vAlign w:val="center"/>
          </w:tcPr>
          <w:p w14:paraId="440933C5" w14:textId="11A6960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3013F864" w14:textId="3ED7391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92CD66B" w14:textId="61B5162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182A824B" w14:textId="7B20D280" w:rsidR="00C9160A"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22C1A276"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63CD080" w14:textId="35387901" w:rsidR="00C9160A" w:rsidRPr="00F81480" w:rsidRDefault="00C9160A" w:rsidP="008B1965">
            <w:pPr>
              <w:pStyle w:val="TableHeading"/>
            </w:pPr>
            <w:r>
              <w:rPr>
                <w:b/>
                <w:color w:val="FFFFFF"/>
                <w:sz w:val="20"/>
                <w:szCs w:val="20"/>
                <w:shd w:val="clear" w:color="auto" w:fill="A5A5A5"/>
              </w:rPr>
              <w:t>5.15</w:t>
            </w:r>
          </w:p>
        </w:tc>
        <w:tc>
          <w:tcPr>
            <w:tcW w:w="5313" w:type="dxa"/>
            <w:shd w:val="clear" w:color="auto" w:fill="auto"/>
            <w:vAlign w:val="center"/>
          </w:tcPr>
          <w:p w14:paraId="7617AD64" w14:textId="5286E29F"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Ensure that all string variables placed into HTML or other web client code is either properly contextually encoded manually, or utilize templates that automatically encode contextually to ensure the application is not susceptible to reflected, stored and DOM Cross-Site Scripting (XSS) attacks.</w:t>
            </w:r>
          </w:p>
        </w:tc>
        <w:tc>
          <w:tcPr>
            <w:tcW w:w="722" w:type="dxa"/>
            <w:shd w:val="clear" w:color="auto" w:fill="FFC000"/>
            <w:vAlign w:val="center"/>
          </w:tcPr>
          <w:p w14:paraId="0563CEF1" w14:textId="1BB0BDA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61069F88" w14:textId="6667E1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56231625" w14:textId="3A4EF35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1B157F4E" w14:textId="01D9C6A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63445BD4"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825B83" w14:textId="1AA6555A" w:rsidR="00C9160A" w:rsidRPr="00F81480" w:rsidRDefault="00C9160A" w:rsidP="008B1965">
            <w:pPr>
              <w:pStyle w:val="TableHeading"/>
            </w:pPr>
            <w:r>
              <w:rPr>
                <w:b/>
                <w:color w:val="FFFFFF"/>
                <w:sz w:val="20"/>
                <w:szCs w:val="20"/>
                <w:shd w:val="clear" w:color="auto" w:fill="A5A5A5"/>
              </w:rPr>
              <w:t>5.16</w:t>
            </w:r>
          </w:p>
        </w:tc>
        <w:tc>
          <w:tcPr>
            <w:tcW w:w="5313" w:type="dxa"/>
            <w:shd w:val="clear" w:color="auto" w:fill="auto"/>
            <w:vAlign w:val="center"/>
          </w:tcPr>
          <w:p w14:paraId="18FD97D8" w14:textId="7A251404" w:rsidR="00C9160A" w:rsidRPr="00F81480" w:rsidRDefault="00C9160A" w:rsidP="00AF590F">
            <w:pPr>
              <w:pStyle w:val="TableBody"/>
              <w:cnfStyle w:val="000000100000" w:firstRow="0" w:lastRow="0" w:firstColumn="0" w:lastColumn="0" w:oddVBand="0" w:evenVBand="0" w:oddHBand="1" w:evenHBand="0" w:firstRowFirstColumn="0" w:firstRowLastColumn="0" w:lastRowFirstColumn="0" w:lastRowLastColumn="0"/>
            </w:pPr>
            <w:r>
              <w:t>If the application framework allows automatic mass parameter assignment (also called automatic variable binding) from the inbound request to a model, verify that security sensitive fields such as “</w:t>
            </w:r>
            <w:proofErr w:type="spellStart"/>
            <w:r>
              <w:rPr>
                <w:i/>
              </w:rPr>
              <w:t>accountBalance</w:t>
            </w:r>
            <w:proofErr w:type="spellEnd"/>
            <w:r>
              <w:t>”, “</w:t>
            </w:r>
            <w:r>
              <w:rPr>
                <w:i/>
              </w:rPr>
              <w:t>role</w:t>
            </w:r>
            <w:r>
              <w:t>” or “</w:t>
            </w:r>
            <w:r>
              <w:rPr>
                <w:i/>
              </w:rPr>
              <w:t>password</w:t>
            </w:r>
            <w:r>
              <w:t xml:space="preserve">” </w:t>
            </w:r>
            <w:proofErr w:type="gramStart"/>
            <w:r>
              <w:t>are protected</w:t>
            </w:r>
            <w:proofErr w:type="gramEnd"/>
            <w:r>
              <w:t xml:space="preserve"> from malicious automatic binding.</w:t>
            </w:r>
          </w:p>
        </w:tc>
        <w:tc>
          <w:tcPr>
            <w:tcW w:w="722" w:type="dxa"/>
            <w:shd w:val="clear" w:color="auto" w:fill="auto"/>
            <w:vAlign w:val="center"/>
          </w:tcPr>
          <w:p w14:paraId="53B6F8A2" w14:textId="616EF30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2D6D3D6A" w14:textId="7B7DE8B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52D9C7D3" w14:textId="2856B4A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07D3CBF6" w14:textId="215CB5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100359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083CE73" w14:textId="7CAD77A6" w:rsidR="00C9160A" w:rsidRPr="00F81480" w:rsidRDefault="00C9160A" w:rsidP="008B1965">
            <w:pPr>
              <w:pStyle w:val="TableHeading"/>
            </w:pPr>
            <w:r>
              <w:rPr>
                <w:b/>
                <w:color w:val="FFFFFF"/>
                <w:sz w:val="20"/>
                <w:szCs w:val="20"/>
                <w:shd w:val="clear" w:color="auto" w:fill="A5A5A5"/>
              </w:rPr>
              <w:t>5.17</w:t>
            </w:r>
          </w:p>
        </w:tc>
        <w:tc>
          <w:tcPr>
            <w:tcW w:w="5313" w:type="dxa"/>
            <w:shd w:val="clear" w:color="auto" w:fill="auto"/>
            <w:vAlign w:val="center"/>
          </w:tcPr>
          <w:p w14:paraId="6B93E3F9" w14:textId="25D41990"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has </w:t>
            </w:r>
            <w:proofErr w:type="spellStart"/>
            <w:r>
              <w:t>defenses</w:t>
            </w:r>
            <w:proofErr w:type="spellEnd"/>
            <w:r>
              <w:t xml:space="preserve"> against HTTP parameter pollution attacks, particularly if the application framework makes no distinction about the source of request parameters (GET, POST, cookies, headers, environment, etc.)</w:t>
            </w:r>
          </w:p>
        </w:tc>
        <w:tc>
          <w:tcPr>
            <w:tcW w:w="722" w:type="dxa"/>
            <w:shd w:val="clear" w:color="auto" w:fill="auto"/>
            <w:vAlign w:val="center"/>
          </w:tcPr>
          <w:p w14:paraId="239DAB43" w14:textId="114C836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72C00114" w14:textId="54E55F5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4AF65101" w14:textId="7E873EA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68E6D33" w14:textId="257B99C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0502AE61"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013AEB5" w14:textId="11C68285" w:rsidR="00C9160A" w:rsidRPr="00F81480" w:rsidRDefault="00C9160A" w:rsidP="008B1965">
            <w:pPr>
              <w:pStyle w:val="TableHeading"/>
            </w:pPr>
            <w:r>
              <w:rPr>
                <w:b/>
                <w:color w:val="FFFFFF"/>
                <w:sz w:val="20"/>
                <w:szCs w:val="20"/>
                <w:shd w:val="clear" w:color="auto" w:fill="A5A5A5"/>
              </w:rPr>
              <w:t>5.18</w:t>
            </w:r>
          </w:p>
        </w:tc>
        <w:tc>
          <w:tcPr>
            <w:tcW w:w="5313" w:type="dxa"/>
            <w:shd w:val="clear" w:color="auto" w:fill="auto"/>
            <w:vAlign w:val="center"/>
          </w:tcPr>
          <w:p w14:paraId="0E21FD9F" w14:textId="0789D008" w:rsidR="00C9160A" w:rsidRPr="00F81480" w:rsidRDefault="00C9160A" w:rsidP="00AF590F">
            <w:pPr>
              <w:pStyle w:val="TableBody"/>
              <w:cnfStyle w:val="000000100000" w:firstRow="0" w:lastRow="0" w:firstColumn="0" w:lastColumn="0" w:oddVBand="0" w:evenVBand="0" w:oddHBand="1" w:evenHBand="0" w:firstRowFirstColumn="0" w:firstRowLastColumn="0" w:lastRowFirstColumn="0" w:lastRowLastColumn="0"/>
            </w:pPr>
            <w:r>
              <w:t xml:space="preserve">Verify that client side validation </w:t>
            </w:r>
            <w:proofErr w:type="gramStart"/>
            <w:r>
              <w:t>is used</w:t>
            </w:r>
            <w:proofErr w:type="gramEnd"/>
            <w:r>
              <w:t xml:space="preserve"> as a second line of </w:t>
            </w:r>
            <w:proofErr w:type="spellStart"/>
            <w:r>
              <w:t>defense</w:t>
            </w:r>
            <w:proofErr w:type="spellEnd"/>
            <w:r>
              <w:t>, in addition to server side validation.</w:t>
            </w:r>
          </w:p>
        </w:tc>
        <w:tc>
          <w:tcPr>
            <w:tcW w:w="722" w:type="dxa"/>
            <w:shd w:val="clear" w:color="auto" w:fill="auto"/>
            <w:vAlign w:val="center"/>
          </w:tcPr>
          <w:p w14:paraId="490B6DA6" w14:textId="2520CE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567A6572" w14:textId="4CFE80B9"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0929C82" w14:textId="5A9D0D6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38AF5C1" w14:textId="5618EEB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07A3CB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2E87ABB" w14:textId="158B5780" w:rsidR="00C9160A" w:rsidRPr="00F81480" w:rsidRDefault="00C9160A" w:rsidP="008B1965">
            <w:pPr>
              <w:pStyle w:val="TableHeading"/>
            </w:pPr>
            <w:r>
              <w:rPr>
                <w:b/>
                <w:color w:val="FFFFFF"/>
                <w:sz w:val="20"/>
                <w:szCs w:val="20"/>
                <w:shd w:val="clear" w:color="auto" w:fill="A5A5A5"/>
              </w:rPr>
              <w:t>5.19</w:t>
            </w:r>
          </w:p>
        </w:tc>
        <w:tc>
          <w:tcPr>
            <w:tcW w:w="5313" w:type="dxa"/>
            <w:shd w:val="clear" w:color="auto" w:fill="auto"/>
            <w:vAlign w:val="center"/>
          </w:tcPr>
          <w:p w14:paraId="3BB93A51" w14:textId="54166DE1"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all input data is validated, not only HTML form fields but all sources of input such as REST calls, query parameters, HTTP headers, cookies, batch files, RSS feeds, etc</w:t>
            </w:r>
            <w:ins w:id="657" w:author="jason" w:date="2016-01-09T23:55:00Z">
              <w:r w:rsidR="00310098">
                <w:t>.</w:t>
              </w:r>
            </w:ins>
            <w:r>
              <w:t>; using positive validation (whitelisting), then lesser forms of validation such as grey</w:t>
            </w:r>
            <w:ins w:id="658" w:author="jason" w:date="2016-01-09T23:55:00Z">
              <w:r w:rsidR="00310098">
                <w:t xml:space="preserve"> </w:t>
              </w:r>
            </w:ins>
            <w:r>
              <w:t>listing (eliminating known bad strings), or rejecting bad inputs (blacklisting).</w:t>
            </w:r>
          </w:p>
        </w:tc>
        <w:tc>
          <w:tcPr>
            <w:tcW w:w="722" w:type="dxa"/>
            <w:shd w:val="clear" w:color="auto" w:fill="auto"/>
            <w:vAlign w:val="center"/>
          </w:tcPr>
          <w:p w14:paraId="4BFEFBDC"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1010F6E0" w14:textId="639B96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5DB9B94" w14:textId="62F5CD2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4EC836A" w14:textId="0ACB58D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433030D9"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51E576B" w14:textId="361BC829" w:rsidR="00C9160A" w:rsidRPr="00F81480" w:rsidRDefault="00C9160A" w:rsidP="008B1965">
            <w:pPr>
              <w:pStyle w:val="TableHeading"/>
            </w:pPr>
            <w:r>
              <w:rPr>
                <w:b/>
                <w:color w:val="FFFFFF"/>
                <w:sz w:val="20"/>
                <w:szCs w:val="20"/>
                <w:shd w:val="clear" w:color="auto" w:fill="A5A5A5"/>
              </w:rPr>
              <w:t>5.20</w:t>
            </w:r>
          </w:p>
        </w:tc>
        <w:tc>
          <w:tcPr>
            <w:tcW w:w="5313" w:type="dxa"/>
            <w:shd w:val="clear" w:color="auto" w:fill="auto"/>
            <w:vAlign w:val="center"/>
          </w:tcPr>
          <w:p w14:paraId="580C83B4" w14:textId="4AFBC932"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structured data is strongly typed and validated against a defined schema including allowed characters, length and pattern (e.g. credit card numbers or telephone, or validating that two related fields are reasonable, such as validating suburbs and zip or </w:t>
            </w:r>
            <w:del w:id="659" w:author="jason" w:date="2016-01-09T23:55:00Z">
              <w:r w:rsidDel="00310098">
                <w:delText>post codes</w:delText>
              </w:r>
            </w:del>
            <w:ins w:id="660" w:author="jason" w:date="2016-01-09T23:55:00Z">
              <w:r w:rsidR="00310098">
                <w:t>postcodes</w:t>
              </w:r>
            </w:ins>
            <w:r>
              <w:t xml:space="preserve"> match). </w:t>
            </w:r>
          </w:p>
        </w:tc>
        <w:tc>
          <w:tcPr>
            <w:tcW w:w="722" w:type="dxa"/>
            <w:shd w:val="clear" w:color="auto" w:fill="auto"/>
            <w:vAlign w:val="center"/>
          </w:tcPr>
          <w:p w14:paraId="73257671"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7F3DB606" w14:textId="753ED9E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D7CF073" w14:textId="07396B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3D2157C0" w14:textId="40D6257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815E22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C78360F" w14:textId="726729ED" w:rsidR="00C9160A" w:rsidRPr="00F81480" w:rsidRDefault="00C9160A" w:rsidP="008B1965">
            <w:pPr>
              <w:pStyle w:val="TableHeading"/>
            </w:pPr>
            <w:r>
              <w:rPr>
                <w:b/>
                <w:color w:val="FFFFFF"/>
                <w:sz w:val="20"/>
                <w:szCs w:val="20"/>
                <w:shd w:val="clear" w:color="auto" w:fill="A5A5A5"/>
              </w:rPr>
              <w:t>5.21</w:t>
            </w:r>
          </w:p>
        </w:tc>
        <w:tc>
          <w:tcPr>
            <w:tcW w:w="5313" w:type="dxa"/>
            <w:shd w:val="clear" w:color="auto" w:fill="auto"/>
            <w:vAlign w:val="center"/>
          </w:tcPr>
          <w:p w14:paraId="5ABEC7C6" w14:textId="7AC06D0B" w:rsidR="00C9160A" w:rsidRPr="00F81480" w:rsidRDefault="00C9160A" w:rsidP="00DF337E">
            <w:pPr>
              <w:pStyle w:val="TableBody"/>
              <w:cnfStyle w:val="000000000000" w:firstRow="0" w:lastRow="0" w:firstColumn="0" w:lastColumn="0" w:oddVBand="0" w:evenVBand="0" w:oddHBand="0" w:evenHBand="0" w:firstRowFirstColumn="0" w:firstRowLastColumn="0" w:lastRowFirstColumn="0" w:lastRowLastColumn="0"/>
            </w:pPr>
            <w:r>
              <w:t xml:space="preserve">Verify that unstructured data is sanitized to enforce generic safety measures such as allowed characters and length, and characters potentially harmful in given context should be escaped (e.g. natural names with Unicode or apostrophes, such as </w:t>
            </w:r>
            <w:proofErr w:type="spellStart"/>
            <w:r>
              <w:t>ねこ</w:t>
            </w:r>
            <w:proofErr w:type="spellEnd"/>
            <w:r>
              <w:t xml:space="preserve"> or O'Hara)</w:t>
            </w:r>
          </w:p>
        </w:tc>
        <w:tc>
          <w:tcPr>
            <w:tcW w:w="722" w:type="dxa"/>
            <w:shd w:val="clear" w:color="auto" w:fill="auto"/>
            <w:vAlign w:val="center"/>
          </w:tcPr>
          <w:p w14:paraId="6402D2B7" w14:textId="155D436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B5AA3E0" w14:textId="43243A4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3F4DA9B5" w14:textId="5FDBA1C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1745CB9" w14:textId="07DB660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00167AF8"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A90B2F3" w14:textId="06E50C1C" w:rsidR="00C9160A" w:rsidRPr="00F81480" w:rsidRDefault="00C9160A" w:rsidP="008B1965">
            <w:pPr>
              <w:pStyle w:val="TableHeading"/>
            </w:pPr>
            <w:r>
              <w:rPr>
                <w:b/>
                <w:color w:val="FFFFFF"/>
                <w:sz w:val="20"/>
                <w:szCs w:val="20"/>
                <w:shd w:val="clear" w:color="auto" w:fill="A5A5A5"/>
              </w:rPr>
              <w:lastRenderedPageBreak/>
              <w:t>5.22</w:t>
            </w:r>
          </w:p>
        </w:tc>
        <w:tc>
          <w:tcPr>
            <w:tcW w:w="5313" w:type="dxa"/>
            <w:shd w:val="clear" w:color="auto" w:fill="auto"/>
            <w:vAlign w:val="center"/>
          </w:tcPr>
          <w:p w14:paraId="2C2DFF80" w14:textId="1C0E3630"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Make sure untrusted HTML from WYSIWYG editors or similar are properly sanitized with an HTML sanitizer and handle it appropriately according to the input validation task and encoding task. </w:t>
            </w:r>
          </w:p>
        </w:tc>
        <w:tc>
          <w:tcPr>
            <w:tcW w:w="722" w:type="dxa"/>
            <w:shd w:val="clear" w:color="auto" w:fill="FFC000"/>
            <w:vAlign w:val="center"/>
          </w:tcPr>
          <w:p w14:paraId="7BAFA890" w14:textId="684182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1CE29F11" w14:textId="34425CF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CFD014E" w14:textId="70F444D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127D4AB" w14:textId="6600F9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302E733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781D35" w14:textId="4E7AA726" w:rsidR="00C9160A" w:rsidRPr="00F81480" w:rsidRDefault="00C9160A" w:rsidP="008B1965">
            <w:pPr>
              <w:pStyle w:val="TableHeading"/>
            </w:pPr>
            <w:r>
              <w:rPr>
                <w:b/>
                <w:color w:val="FFFFFF"/>
                <w:sz w:val="20"/>
                <w:szCs w:val="20"/>
                <w:shd w:val="clear" w:color="auto" w:fill="A5A5A5"/>
              </w:rPr>
              <w:t>5.23</w:t>
            </w:r>
          </w:p>
        </w:tc>
        <w:tc>
          <w:tcPr>
            <w:tcW w:w="5313" w:type="dxa"/>
            <w:shd w:val="clear" w:color="auto" w:fill="auto"/>
            <w:vAlign w:val="center"/>
          </w:tcPr>
          <w:p w14:paraId="10058566" w14:textId="526B3991"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For auto-escaping template technology, if UI escaping </w:t>
            </w:r>
            <w:proofErr w:type="gramStart"/>
            <w:r>
              <w:t>is disabled</w:t>
            </w:r>
            <w:proofErr w:type="gramEnd"/>
            <w:r>
              <w:t>, ensure that HTML sanitization is enabled instead.</w:t>
            </w:r>
          </w:p>
        </w:tc>
        <w:tc>
          <w:tcPr>
            <w:tcW w:w="722" w:type="dxa"/>
            <w:shd w:val="clear" w:color="auto" w:fill="auto"/>
            <w:vAlign w:val="center"/>
          </w:tcPr>
          <w:p w14:paraId="3EDB6702"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020B801D" w14:textId="768C449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0E3E777C" w14:textId="7E2F672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D7A8434" w14:textId="7B956CB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1252EE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105F067" w14:textId="2E791DDF" w:rsidR="00C9160A" w:rsidRPr="00F81480" w:rsidRDefault="00C9160A" w:rsidP="008B1965">
            <w:pPr>
              <w:pStyle w:val="TableHeading"/>
            </w:pPr>
            <w:r>
              <w:rPr>
                <w:b/>
                <w:color w:val="FFFFFF"/>
                <w:sz w:val="20"/>
                <w:szCs w:val="20"/>
                <w:shd w:val="clear" w:color="auto" w:fill="A5A5A5"/>
              </w:rPr>
              <w:t>5.24</w:t>
            </w:r>
          </w:p>
        </w:tc>
        <w:tc>
          <w:tcPr>
            <w:tcW w:w="5313" w:type="dxa"/>
            <w:shd w:val="clear" w:color="auto" w:fill="auto"/>
            <w:vAlign w:val="center"/>
          </w:tcPr>
          <w:p w14:paraId="5BE44B79" w14:textId="777BC90D"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data transferred from one DOM context to another, uses safe JavaScript methods, such as using</w:t>
            </w:r>
            <w:r>
              <w:rPr>
                <w:color w:val="333333"/>
              </w:rPr>
              <w:t xml:space="preserve"> .</w:t>
            </w:r>
            <w:proofErr w:type="spellStart"/>
            <w:r>
              <w:rPr>
                <w:color w:val="333333"/>
              </w:rPr>
              <w:t>innerText</w:t>
            </w:r>
            <w:proofErr w:type="spellEnd"/>
            <w:r>
              <w:rPr>
                <w:color w:val="333333"/>
              </w:rPr>
              <w:t xml:space="preserve"> and .val.</w:t>
            </w:r>
          </w:p>
        </w:tc>
        <w:tc>
          <w:tcPr>
            <w:tcW w:w="722" w:type="dxa"/>
            <w:shd w:val="clear" w:color="auto" w:fill="auto"/>
            <w:vAlign w:val="center"/>
          </w:tcPr>
          <w:p w14:paraId="603059AB"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39ECCBF7" w14:textId="62DCFE2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C598A36" w14:textId="530EA62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2181E66" w14:textId="740A439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341C77E"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28C98C7" w14:textId="48D10FD7" w:rsidR="00C9160A" w:rsidRPr="00F81480" w:rsidRDefault="00C9160A" w:rsidP="008B1965">
            <w:pPr>
              <w:pStyle w:val="TableHeading"/>
            </w:pPr>
            <w:r>
              <w:rPr>
                <w:b/>
                <w:color w:val="FFFFFF"/>
                <w:sz w:val="20"/>
                <w:szCs w:val="20"/>
                <w:shd w:val="clear" w:color="auto" w:fill="A5A5A5"/>
              </w:rPr>
              <w:t>5.25</w:t>
            </w:r>
          </w:p>
        </w:tc>
        <w:tc>
          <w:tcPr>
            <w:tcW w:w="5313" w:type="dxa"/>
            <w:shd w:val="clear" w:color="auto" w:fill="auto"/>
            <w:vAlign w:val="center"/>
          </w:tcPr>
          <w:p w14:paraId="36CDC27D" w14:textId="1759864C"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when parsing JSON in browsers, that </w:t>
            </w:r>
            <w:proofErr w:type="spellStart"/>
            <w:r>
              <w:t>JSON.parse</w:t>
            </w:r>
            <w:proofErr w:type="spellEnd"/>
            <w:r>
              <w:t xml:space="preserve"> </w:t>
            </w:r>
            <w:proofErr w:type="gramStart"/>
            <w:r>
              <w:t>is used</w:t>
            </w:r>
            <w:proofErr w:type="gramEnd"/>
            <w:r>
              <w:t xml:space="preserve"> to parse JSON on the client. Do not use </w:t>
            </w:r>
            <w:proofErr w:type="spellStart"/>
            <w:proofErr w:type="gramStart"/>
            <w:r>
              <w:t>eval</w:t>
            </w:r>
            <w:proofErr w:type="spellEnd"/>
            <w:r>
              <w:t>(</w:t>
            </w:r>
            <w:proofErr w:type="gramEnd"/>
            <w:r>
              <w:t>) to parse JSON on the client.</w:t>
            </w:r>
          </w:p>
        </w:tc>
        <w:tc>
          <w:tcPr>
            <w:tcW w:w="722" w:type="dxa"/>
            <w:shd w:val="clear" w:color="auto" w:fill="auto"/>
            <w:vAlign w:val="center"/>
          </w:tcPr>
          <w:p w14:paraId="0EAB1818"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4C80CA9" w14:textId="6081C74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199A953A" w14:textId="6DC60AE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A5B7FC6" w14:textId="619D87F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7AE50951"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D8EEA38" w14:textId="73765B0F" w:rsidR="00C9160A" w:rsidRPr="00F81480" w:rsidRDefault="00C9160A" w:rsidP="008B1965">
            <w:pPr>
              <w:pStyle w:val="TableHeading"/>
            </w:pPr>
            <w:r>
              <w:rPr>
                <w:b/>
                <w:color w:val="FFFFFF"/>
                <w:sz w:val="20"/>
                <w:szCs w:val="20"/>
                <w:shd w:val="clear" w:color="auto" w:fill="A5A5A5"/>
              </w:rPr>
              <w:t>5.26</w:t>
            </w:r>
          </w:p>
        </w:tc>
        <w:tc>
          <w:tcPr>
            <w:tcW w:w="5313" w:type="dxa"/>
            <w:shd w:val="clear" w:color="auto" w:fill="auto"/>
            <w:vAlign w:val="center"/>
          </w:tcPr>
          <w:p w14:paraId="3EBC17B9" w14:textId="1E90351A"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authenticated data </w:t>
            </w:r>
            <w:proofErr w:type="gramStart"/>
            <w:r>
              <w:t>is cleared</w:t>
            </w:r>
            <w:proofErr w:type="gramEnd"/>
            <w:r>
              <w:t xml:space="preserve"> from client storage, such as the browser DOM, after the session is terminated.</w:t>
            </w:r>
          </w:p>
        </w:tc>
        <w:tc>
          <w:tcPr>
            <w:tcW w:w="722" w:type="dxa"/>
            <w:shd w:val="clear" w:color="auto" w:fill="auto"/>
            <w:vAlign w:val="center"/>
          </w:tcPr>
          <w:p w14:paraId="50E6F996"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4801C01D" w14:textId="1D51FA9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6340376" w14:textId="6D074C05"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4758110" w14:textId="4BFC3B8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75F1F7F" w14:textId="77777777" w:rsidR="00E34115" w:rsidRDefault="00E34115" w:rsidP="00E34115"/>
    <w:p w14:paraId="074825E1" w14:textId="77777777" w:rsidR="00E34115" w:rsidRDefault="00E34115" w:rsidP="00E34115">
      <w:pPr>
        <w:pStyle w:val="Heading2"/>
      </w:pPr>
      <w:r>
        <w:t>References</w:t>
      </w:r>
    </w:p>
    <w:p w14:paraId="75E1DAF0" w14:textId="77777777" w:rsidR="00E34115" w:rsidRPr="006317CA" w:rsidRDefault="00E34115" w:rsidP="00C9160A">
      <w:r w:rsidRPr="006317CA">
        <w:t>For more information, please see</w:t>
      </w:r>
      <w:r>
        <w:t>:</w:t>
      </w:r>
    </w:p>
    <w:p w14:paraId="366145B2" w14:textId="028DB261" w:rsidR="00C9160A" w:rsidRPr="00C9160A" w:rsidRDefault="00C9160A" w:rsidP="00C9160A">
      <w:pPr>
        <w:pStyle w:val="ListParagraph"/>
        <w:numPr>
          <w:ilvl w:val="0"/>
          <w:numId w:val="25"/>
        </w:numPr>
      </w:pPr>
      <w:r w:rsidRPr="00C9160A">
        <w:rPr>
          <w:rFonts w:hint="eastAsia"/>
        </w:rPr>
        <w:t>OWASP Testing Guide 4.0: Input Validation Testing</w:t>
      </w:r>
      <w:r>
        <w:br/>
      </w:r>
      <w:hyperlink r:id="rId28" w:history="1">
        <w:r w:rsidRPr="00C44E0B">
          <w:rPr>
            <w:rStyle w:val="Hyperlink"/>
            <w:rFonts w:hint="eastAsia"/>
          </w:rPr>
          <w:t>https://www.owasp.org/index.php/Testing_for_Input_Validation</w:t>
        </w:r>
      </w:hyperlink>
      <w:r>
        <w:t xml:space="preserve"> </w:t>
      </w:r>
      <w:r w:rsidRPr="00C9160A">
        <w:rPr>
          <w:rFonts w:hint="eastAsia"/>
        </w:rPr>
        <w:t xml:space="preserve"> </w:t>
      </w:r>
    </w:p>
    <w:p w14:paraId="4CBB8332" w14:textId="7810CD53" w:rsidR="00C9160A" w:rsidRPr="00C9160A" w:rsidRDefault="00C9160A" w:rsidP="00C9160A">
      <w:pPr>
        <w:pStyle w:val="ListParagraph"/>
        <w:numPr>
          <w:ilvl w:val="0"/>
          <w:numId w:val="25"/>
        </w:numPr>
      </w:pPr>
      <w:r w:rsidRPr="00C9160A">
        <w:rPr>
          <w:rFonts w:hint="eastAsia"/>
        </w:rPr>
        <w:t xml:space="preserve">OWASP Cheat Sheet: Input Validation      </w:t>
      </w:r>
      <w:hyperlink r:id="rId29" w:history="1">
        <w:r w:rsidRPr="00C44E0B">
          <w:rPr>
            <w:rStyle w:val="Hyperlink"/>
            <w:rFonts w:hint="eastAsia"/>
          </w:rPr>
          <w:t>https://www.owasp.org/index.php/Input_Validation_Cheat_Sheet</w:t>
        </w:r>
      </w:hyperlink>
      <w:r>
        <w:t xml:space="preserve"> </w:t>
      </w:r>
    </w:p>
    <w:p w14:paraId="50A50495" w14:textId="492559FA" w:rsidR="00C9160A" w:rsidRPr="00C9160A" w:rsidRDefault="00C9160A" w:rsidP="00C9160A">
      <w:pPr>
        <w:pStyle w:val="ListParagraph"/>
        <w:numPr>
          <w:ilvl w:val="0"/>
          <w:numId w:val="25"/>
        </w:numPr>
      </w:pPr>
      <w:r w:rsidRPr="00C9160A">
        <w:rPr>
          <w:rFonts w:hint="eastAsia"/>
        </w:rPr>
        <w:t xml:space="preserve">OWASP Testing Guide 4.0: Testing for HTTP Parameter Pollution </w:t>
      </w:r>
      <w:hyperlink r:id="rId30" w:history="1">
        <w:r w:rsidRPr="00C44E0B">
          <w:rPr>
            <w:rStyle w:val="Hyperlink"/>
            <w:rFonts w:hint="eastAsia"/>
          </w:rPr>
          <w:t>https://www.owasp.org/index.php/Testing_for_HTTP_Parameter_pollution_%28OTG-INPVAL-004%29</w:t>
        </w:r>
      </w:hyperlink>
      <w:r>
        <w:t xml:space="preserve"> </w:t>
      </w:r>
      <w:r w:rsidRPr="00C9160A">
        <w:rPr>
          <w:rFonts w:hint="eastAsia"/>
        </w:rPr>
        <w:t xml:space="preserve"> </w:t>
      </w:r>
    </w:p>
    <w:p w14:paraId="65ADA5CA" w14:textId="7E30D908" w:rsidR="00C9160A" w:rsidRPr="00C9160A" w:rsidRDefault="00C9160A" w:rsidP="00C9160A">
      <w:pPr>
        <w:pStyle w:val="ListParagraph"/>
        <w:numPr>
          <w:ilvl w:val="0"/>
          <w:numId w:val="25"/>
        </w:numPr>
      </w:pPr>
      <w:r w:rsidRPr="00C9160A">
        <w:rPr>
          <w:rFonts w:hint="eastAsia"/>
        </w:rPr>
        <w:t xml:space="preserve">OWASP LDAP Injection Cheat Sheet </w:t>
      </w:r>
      <w:hyperlink r:id="rId31" w:history="1">
        <w:r w:rsidRPr="00C44E0B">
          <w:rPr>
            <w:rStyle w:val="Hyperlink"/>
            <w:rFonts w:hint="eastAsia"/>
          </w:rPr>
          <w:t>https://www.owasp.org/index.php/LDAP_Injection_Prevention_Cheat_Sheet</w:t>
        </w:r>
      </w:hyperlink>
      <w:r>
        <w:t xml:space="preserve"> </w:t>
      </w:r>
      <w:r w:rsidRPr="00C9160A">
        <w:rPr>
          <w:rFonts w:hint="eastAsia"/>
        </w:rPr>
        <w:t xml:space="preserve">  </w:t>
      </w:r>
    </w:p>
    <w:p w14:paraId="51BE122B" w14:textId="47EA297D" w:rsidR="00C9160A" w:rsidRPr="00C9160A" w:rsidRDefault="00C9160A" w:rsidP="00C9160A">
      <w:pPr>
        <w:pStyle w:val="ListParagraph"/>
        <w:numPr>
          <w:ilvl w:val="0"/>
          <w:numId w:val="25"/>
        </w:numPr>
      </w:pPr>
      <w:r w:rsidRPr="00C9160A">
        <w:rPr>
          <w:rFonts w:hint="eastAsia"/>
        </w:rPr>
        <w:t xml:space="preserve">OWASP Testing Guide 4.0: Client Side Testing </w:t>
      </w:r>
      <w:hyperlink r:id="rId32" w:history="1">
        <w:r w:rsidRPr="00C44E0B">
          <w:rPr>
            <w:rStyle w:val="Hyperlink"/>
            <w:rFonts w:hint="eastAsia"/>
          </w:rPr>
          <w:t>https://www.owasp.org/index.php/Client_Side_Testing</w:t>
        </w:r>
      </w:hyperlink>
      <w:r>
        <w:t xml:space="preserve"> </w:t>
      </w:r>
      <w:r w:rsidRPr="00C9160A">
        <w:rPr>
          <w:rFonts w:hint="eastAsia"/>
        </w:rPr>
        <w:t xml:space="preserve"> </w:t>
      </w:r>
    </w:p>
    <w:p w14:paraId="03CBE905" w14:textId="496EEFC8" w:rsidR="00C9160A" w:rsidRPr="00C9160A" w:rsidRDefault="00C9160A" w:rsidP="00C9160A">
      <w:pPr>
        <w:pStyle w:val="ListParagraph"/>
        <w:numPr>
          <w:ilvl w:val="0"/>
          <w:numId w:val="25"/>
        </w:numPr>
      </w:pPr>
      <w:r w:rsidRPr="00C9160A">
        <w:rPr>
          <w:rFonts w:hint="eastAsia"/>
        </w:rPr>
        <w:t xml:space="preserve">OWASP Cross Site Scripting Prevention Cheat Sheet </w:t>
      </w:r>
      <w:hyperlink r:id="rId33" w:history="1">
        <w:r w:rsidRPr="00C44E0B">
          <w:rPr>
            <w:rStyle w:val="Hyperlink"/>
            <w:rFonts w:hint="eastAsia"/>
          </w:rPr>
          <w:t>https://www.owasp.org/index.php/XSS_%28Cross_Site_Scripting%29_Prevention_Cheat_Sheet</w:t>
        </w:r>
      </w:hyperlink>
      <w:r>
        <w:t xml:space="preserve"> </w:t>
      </w:r>
      <w:r w:rsidRPr="00C9160A">
        <w:rPr>
          <w:rFonts w:hint="eastAsia"/>
        </w:rPr>
        <w:t xml:space="preserve"> </w:t>
      </w:r>
    </w:p>
    <w:p w14:paraId="4C4B39FC" w14:textId="6F8C3A0E" w:rsidR="00C9160A" w:rsidRPr="00C9160A" w:rsidRDefault="00C9160A" w:rsidP="00C9160A">
      <w:pPr>
        <w:pStyle w:val="ListParagraph"/>
        <w:numPr>
          <w:ilvl w:val="0"/>
          <w:numId w:val="25"/>
        </w:numPr>
      </w:pPr>
      <w:r w:rsidRPr="00C9160A">
        <w:rPr>
          <w:rFonts w:hint="eastAsia"/>
        </w:rPr>
        <w:lastRenderedPageBreak/>
        <w:t>OWASP Java Encoding Project</w:t>
      </w:r>
      <w:r>
        <w:br/>
      </w:r>
      <w:hyperlink r:id="rId34" w:history="1">
        <w:r w:rsidRPr="00C44E0B">
          <w:rPr>
            <w:rStyle w:val="Hyperlink"/>
          </w:rPr>
          <w:t>https://www.owasp.org/index.php/OWASP_Java_Encoder_Project</w:t>
        </w:r>
      </w:hyperlink>
      <w:r>
        <w:t xml:space="preserve"> </w:t>
      </w:r>
      <w:r w:rsidRPr="00C9160A">
        <w:t xml:space="preserve"> </w:t>
      </w:r>
    </w:p>
    <w:p w14:paraId="7CFC5BD3" w14:textId="77777777" w:rsidR="00C9160A" w:rsidRPr="00C9160A" w:rsidRDefault="00C9160A" w:rsidP="00C9160A">
      <w:r w:rsidRPr="00C9160A">
        <w:t>For more information on auto-escaping, please see</w:t>
      </w:r>
    </w:p>
    <w:p w14:paraId="785BA157" w14:textId="4A57CFEC" w:rsidR="00C9160A" w:rsidRPr="00C9160A" w:rsidRDefault="00C9160A" w:rsidP="00C9160A">
      <w:pPr>
        <w:pStyle w:val="ListParagraph"/>
        <w:numPr>
          <w:ilvl w:val="0"/>
          <w:numId w:val="26"/>
        </w:numPr>
      </w:pPr>
      <w:r w:rsidRPr="00C9160A">
        <w:rPr>
          <w:rFonts w:hint="eastAsia"/>
        </w:rPr>
        <w:t xml:space="preserve">Reducing XSS by way of Automatic Context-Aware Escaping in Template Systems </w:t>
      </w:r>
      <w:hyperlink r:id="rId35" w:history="1">
        <w:r w:rsidRPr="00C44E0B">
          <w:rPr>
            <w:rStyle w:val="Hyperlink"/>
            <w:rFonts w:hint="eastAsia"/>
          </w:rPr>
          <w:t>http://googleonlinesecurity.blogspot.com/2009/03/reducing-xss-by-way-of-automatic.html</w:t>
        </w:r>
      </w:hyperlink>
      <w:r>
        <w:t xml:space="preserve"> </w:t>
      </w:r>
      <w:r w:rsidRPr="00C9160A">
        <w:rPr>
          <w:rFonts w:hint="eastAsia"/>
        </w:rPr>
        <w:t xml:space="preserve"> </w:t>
      </w:r>
    </w:p>
    <w:p w14:paraId="6E4971D3" w14:textId="3A0A14B3" w:rsidR="00C9160A" w:rsidRPr="00C9160A" w:rsidRDefault="00C9160A" w:rsidP="00C9160A">
      <w:pPr>
        <w:pStyle w:val="ListParagraph"/>
        <w:numPr>
          <w:ilvl w:val="0"/>
          <w:numId w:val="26"/>
        </w:numPr>
      </w:pPr>
      <w:r w:rsidRPr="00C9160A">
        <w:rPr>
          <w:rFonts w:hint="eastAsia"/>
        </w:rPr>
        <w:t xml:space="preserve">AngularJS Strict Contextual Escaping </w:t>
      </w:r>
      <w:hyperlink r:id="rId36" w:history="1">
        <w:r w:rsidRPr="00C44E0B">
          <w:rPr>
            <w:rStyle w:val="Hyperlink"/>
            <w:rFonts w:hint="eastAsia"/>
          </w:rPr>
          <w:t>https://docs.angularjs.org/api/ng/service/$sce</w:t>
        </w:r>
      </w:hyperlink>
      <w:r>
        <w:t xml:space="preserve"> </w:t>
      </w:r>
      <w:r w:rsidRPr="00C9160A">
        <w:rPr>
          <w:rFonts w:hint="eastAsia"/>
        </w:rPr>
        <w:t xml:space="preserve"> </w:t>
      </w:r>
    </w:p>
    <w:p w14:paraId="09088048" w14:textId="74873EB8" w:rsidR="00737C79" w:rsidRDefault="00737C79" w:rsidP="00BD5F80">
      <w:pPr>
        <w:pStyle w:val="Heading1"/>
      </w:pPr>
      <w:bookmarkStart w:id="661" w:name="_Toc440139684"/>
      <w:r>
        <w:lastRenderedPageBreak/>
        <w:t xml:space="preserve">V6: Output encoding </w:t>
      </w:r>
      <w:r w:rsidR="008C0ECE">
        <w:t>/ escaping</w:t>
      </w:r>
      <w:bookmarkEnd w:id="661"/>
    </w:p>
    <w:p w14:paraId="262E0F51" w14:textId="46458F33" w:rsidR="00737C79" w:rsidRPr="009D1F1E" w:rsidRDefault="009D1F1E" w:rsidP="00737C79">
      <w:pPr>
        <w:rPr>
          <w:b/>
          <w:color w:val="FF0000"/>
        </w:rPr>
      </w:pPr>
      <w:r>
        <w:rPr>
          <w:b/>
          <w:color w:val="FF0000"/>
        </w:rPr>
        <w:t xml:space="preserve">This section </w:t>
      </w:r>
      <w:proofErr w:type="gramStart"/>
      <w:r>
        <w:rPr>
          <w:b/>
          <w:color w:val="FF0000"/>
        </w:rPr>
        <w:t>was incorporated</w:t>
      </w:r>
      <w:proofErr w:type="gramEnd"/>
      <w:r>
        <w:rPr>
          <w:b/>
          <w:color w:val="FF0000"/>
        </w:rPr>
        <w:t xml:space="preserve"> into V5 in Application Security Verification Standard 2.0. ASVS requirement 5.16 addresses contextual output encoding to help prevent Cross Site Scripting</w:t>
      </w:r>
      <w:r w:rsidR="00737C79" w:rsidRPr="009D1F1E">
        <w:rPr>
          <w:b/>
          <w:color w:val="FF0000"/>
        </w:rPr>
        <w:t xml:space="preserve">. </w:t>
      </w:r>
    </w:p>
    <w:p w14:paraId="409469E7" w14:textId="77777777" w:rsidR="00737C79" w:rsidRPr="00737C79" w:rsidRDefault="00737C79" w:rsidP="00737C79"/>
    <w:p w14:paraId="6AD2D503" w14:textId="79D0D512" w:rsidR="00DF702A" w:rsidRDefault="00DF702A" w:rsidP="00BD5F80">
      <w:pPr>
        <w:pStyle w:val="Heading1"/>
      </w:pPr>
      <w:bookmarkStart w:id="662" w:name="_Toc440139685"/>
      <w:r>
        <w:lastRenderedPageBreak/>
        <w:t xml:space="preserve">V7: Cryptography at </w:t>
      </w:r>
      <w:r w:rsidR="00C801A4">
        <w:t>r</w:t>
      </w:r>
      <w:r>
        <w:t xml:space="preserve">est </w:t>
      </w:r>
      <w:r w:rsidR="00C801A4">
        <w:t>v</w:t>
      </w:r>
      <w:r>
        <w:t xml:space="preserve">erification </w:t>
      </w:r>
      <w:r w:rsidR="00C801A4">
        <w:t>r</w:t>
      </w:r>
      <w:r>
        <w:t>equirements</w:t>
      </w:r>
      <w:bookmarkEnd w:id="662"/>
    </w:p>
    <w:p w14:paraId="6BD3EE88" w14:textId="77777777" w:rsidR="00702571" w:rsidRDefault="00702571" w:rsidP="00702571">
      <w:pPr>
        <w:pStyle w:val="Heading2"/>
      </w:pPr>
      <w:r>
        <w:t>Control objective</w:t>
      </w:r>
    </w:p>
    <w:p w14:paraId="11AE6E14" w14:textId="331AA411" w:rsidR="009D1F1E" w:rsidRDefault="009D1F1E" w:rsidP="00945FEB">
      <w:r>
        <w:t xml:space="preserve">Ensure that a verified application satisfies the following </w:t>
      </w:r>
      <w:del w:id="663" w:author="jason" w:date="2016-01-09T23:56:00Z">
        <w:r w:rsidDel="00310098">
          <w:delText>high level</w:delText>
        </w:r>
      </w:del>
      <w:ins w:id="664" w:author="jason" w:date="2016-01-09T23:56:00Z">
        <w:r w:rsidR="00310098">
          <w:t>high-level</w:t>
        </w:r>
      </w:ins>
      <w:r>
        <w:t xml:space="preserve"> requirements:</w:t>
      </w:r>
    </w:p>
    <w:p w14:paraId="6BC1A12C" w14:textId="2014F72B" w:rsidR="009D1F1E" w:rsidRDefault="009D1F1E" w:rsidP="00945FEB">
      <w:pPr>
        <w:pStyle w:val="ListParagraph"/>
        <w:numPr>
          <w:ilvl w:val="0"/>
          <w:numId w:val="43"/>
        </w:numPr>
      </w:pPr>
      <w:r>
        <w:t>That all cryptographic modules fail in a secure manner and that errors are handled correctly</w:t>
      </w:r>
      <w:del w:id="665" w:author="jason" w:date="2016-01-09T23:56:00Z">
        <w:r w:rsidDel="00310098">
          <w:delText>.</w:delText>
        </w:r>
      </w:del>
      <w:r>
        <w:t xml:space="preserve"> </w:t>
      </w:r>
    </w:p>
    <w:p w14:paraId="7E50FFC1" w14:textId="77777777" w:rsidR="009D1F1E" w:rsidRDefault="009D1F1E" w:rsidP="00945FEB">
      <w:pPr>
        <w:pStyle w:val="ListParagraph"/>
        <w:numPr>
          <w:ilvl w:val="0"/>
          <w:numId w:val="43"/>
        </w:numPr>
      </w:pPr>
      <w:r>
        <w:t>That a suitable random number generator is used when randomness is required</w:t>
      </w:r>
      <w:del w:id="666" w:author="jason" w:date="2016-01-09T23:56:00Z">
        <w:r w:rsidDel="00310098">
          <w:delText>.</w:delText>
        </w:r>
      </w:del>
    </w:p>
    <w:p w14:paraId="0470892D" w14:textId="77777777" w:rsidR="009D1F1E" w:rsidRDefault="009D1F1E" w:rsidP="00945FEB">
      <w:pPr>
        <w:pStyle w:val="ListParagraph"/>
        <w:numPr>
          <w:ilvl w:val="0"/>
          <w:numId w:val="43"/>
        </w:numPr>
      </w:pPr>
      <w:r>
        <w:t>That access to keys is managed in a secure way</w:t>
      </w:r>
      <w:del w:id="667" w:author="jason" w:date="2016-01-09T23:57:00Z">
        <w:r w:rsidDel="00310098">
          <w:delText>.</w:delText>
        </w:r>
      </w:del>
    </w:p>
    <w:p w14:paraId="26A9540F" w14:textId="3CDA8302" w:rsidR="00C801A4" w:rsidRDefault="00702571" w:rsidP="000449EC">
      <w:pPr>
        <w:pStyle w:val="Heading2"/>
      </w:pPr>
      <w:r>
        <w:t>Requirements</w:t>
      </w:r>
    </w:p>
    <w:tbl>
      <w:tblPr>
        <w:tblStyle w:val="GridTable5DarkAccent3"/>
        <w:tblW w:w="5000" w:type="pct"/>
        <w:tblLook w:val="04A0" w:firstRow="1" w:lastRow="0" w:firstColumn="1" w:lastColumn="0" w:noHBand="0" w:noVBand="1"/>
      </w:tblPr>
      <w:tblGrid>
        <w:gridCol w:w="932"/>
        <w:gridCol w:w="4472"/>
        <w:gridCol w:w="888"/>
        <w:gridCol w:w="888"/>
        <w:gridCol w:w="888"/>
        <w:gridCol w:w="1168"/>
      </w:tblGrid>
      <w:tr w:rsidR="00C801A4" w:rsidRPr="008B1965" w14:paraId="1B0FB82C" w14:textId="77777777" w:rsidTr="00F667E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0" w:type="dxa"/>
          </w:tcPr>
          <w:p w14:paraId="490A7846" w14:textId="752532C2" w:rsidR="00C801A4" w:rsidRPr="008B1965" w:rsidRDefault="008B1965" w:rsidP="0012539C">
            <w:pPr>
              <w:pStyle w:val="TableHeading"/>
              <w:rPr>
                <w:b/>
              </w:rPr>
            </w:pPr>
            <w:r>
              <w:rPr>
                <w:b/>
              </w:rPr>
              <w:t>#</w:t>
            </w:r>
          </w:p>
        </w:tc>
        <w:tc>
          <w:tcPr>
            <w:tcW w:w="4363" w:type="dxa"/>
            <w:vAlign w:val="center"/>
          </w:tcPr>
          <w:p w14:paraId="31B4F171" w14:textId="77777777" w:rsidR="00C801A4" w:rsidRPr="008B1965" w:rsidRDefault="00C801A4" w:rsidP="0012539C">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8B1965">
              <w:rPr>
                <w:b/>
              </w:rPr>
              <w:t>Description</w:t>
            </w:r>
          </w:p>
        </w:tc>
        <w:tc>
          <w:tcPr>
            <w:tcW w:w="866" w:type="dxa"/>
            <w:vAlign w:val="center"/>
          </w:tcPr>
          <w:p w14:paraId="059F57FE"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1</w:t>
            </w:r>
          </w:p>
        </w:tc>
        <w:tc>
          <w:tcPr>
            <w:tcW w:w="866" w:type="dxa"/>
            <w:vAlign w:val="center"/>
          </w:tcPr>
          <w:p w14:paraId="4CFF59E1"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2</w:t>
            </w:r>
          </w:p>
        </w:tc>
        <w:tc>
          <w:tcPr>
            <w:tcW w:w="866" w:type="dxa"/>
            <w:vAlign w:val="center"/>
          </w:tcPr>
          <w:p w14:paraId="7B27E5D3"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3</w:t>
            </w:r>
          </w:p>
        </w:tc>
        <w:tc>
          <w:tcPr>
            <w:tcW w:w="1139" w:type="dxa"/>
            <w:vAlign w:val="center"/>
          </w:tcPr>
          <w:p w14:paraId="44A8CEBB"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Since</w:t>
            </w:r>
          </w:p>
        </w:tc>
      </w:tr>
      <w:tr w:rsidR="00436A36" w:rsidRPr="003C7425" w14:paraId="6C17541F"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43F638" w14:textId="5CC18E70" w:rsidR="00436A36" w:rsidRPr="002126FD" w:rsidRDefault="00436A36" w:rsidP="0012539C">
            <w:pPr>
              <w:pStyle w:val="TableHeading"/>
              <w:rPr>
                <w:b/>
              </w:rPr>
            </w:pPr>
            <w:r>
              <w:rPr>
                <w:b/>
                <w:color w:val="FFFFFF"/>
                <w:sz w:val="20"/>
                <w:szCs w:val="20"/>
                <w:shd w:val="clear" w:color="auto" w:fill="A5A5A5"/>
              </w:rPr>
              <w:t>7.2</w:t>
            </w:r>
          </w:p>
        </w:tc>
        <w:tc>
          <w:tcPr>
            <w:tcW w:w="4363" w:type="dxa"/>
            <w:shd w:val="clear" w:color="auto" w:fill="auto"/>
            <w:vAlign w:val="center"/>
          </w:tcPr>
          <w:p w14:paraId="5E49887A" w14:textId="08823D2D"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 xml:space="preserve">Verify that all cryptographic modules fail securely, and errors </w:t>
            </w:r>
            <w:proofErr w:type="gramStart"/>
            <w:r>
              <w:t>are handled</w:t>
            </w:r>
            <w:proofErr w:type="gramEnd"/>
            <w:r>
              <w:t xml:space="preserve"> in a way that does not enable oracle padding.</w:t>
            </w:r>
          </w:p>
        </w:tc>
        <w:tc>
          <w:tcPr>
            <w:tcW w:w="866" w:type="dxa"/>
            <w:shd w:val="clear" w:color="auto" w:fill="FFC000"/>
            <w:vAlign w:val="center"/>
          </w:tcPr>
          <w:p w14:paraId="46058AC2" w14:textId="07719C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DA91788" w14:textId="2C953F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AF89B31" w14:textId="74A23AC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667805" w14:textId="0EB6EECB"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3FCFD3E1"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6031049" w14:textId="1AF3A243" w:rsidR="00436A36" w:rsidRPr="002126FD" w:rsidRDefault="00436A36" w:rsidP="0012539C">
            <w:pPr>
              <w:pStyle w:val="TableHeading"/>
              <w:rPr>
                <w:b/>
              </w:rPr>
            </w:pPr>
            <w:r>
              <w:rPr>
                <w:b/>
                <w:color w:val="FFFFFF"/>
                <w:sz w:val="20"/>
                <w:szCs w:val="20"/>
                <w:shd w:val="clear" w:color="auto" w:fill="A5A5A5"/>
              </w:rPr>
              <w:t>7.6</w:t>
            </w:r>
          </w:p>
        </w:tc>
        <w:tc>
          <w:tcPr>
            <w:tcW w:w="4363" w:type="dxa"/>
            <w:shd w:val="clear" w:color="auto" w:fill="auto"/>
            <w:vAlign w:val="center"/>
          </w:tcPr>
          <w:p w14:paraId="4E94B76E" w14:textId="0FA4A6E1"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all random numbers, random file names, random GUIDs, and random strings are generated using the cryptographic module’s approved random number generator when these random values are intended to be not guessable by an attacker.</w:t>
            </w:r>
          </w:p>
        </w:tc>
        <w:tc>
          <w:tcPr>
            <w:tcW w:w="866" w:type="dxa"/>
            <w:shd w:val="clear" w:color="auto" w:fill="auto"/>
            <w:vAlign w:val="center"/>
          </w:tcPr>
          <w:p w14:paraId="3A4DDAEA"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D428AF" w14:textId="3AA2C49B"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129AE13" w14:textId="115D30FF"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707C2FA" w14:textId="3F2D737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3AFAA142"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0022A0" w14:textId="4DB2707F" w:rsidR="00436A36" w:rsidRPr="002126FD" w:rsidRDefault="00436A36" w:rsidP="0012539C">
            <w:pPr>
              <w:pStyle w:val="TableHeading"/>
              <w:rPr>
                <w:b/>
              </w:rPr>
            </w:pPr>
            <w:r>
              <w:rPr>
                <w:b/>
                <w:color w:val="FFFFFF"/>
                <w:sz w:val="20"/>
                <w:szCs w:val="20"/>
                <w:shd w:val="clear" w:color="auto" w:fill="A5A5A5"/>
              </w:rPr>
              <w:t>7.7</w:t>
            </w:r>
          </w:p>
        </w:tc>
        <w:tc>
          <w:tcPr>
            <w:tcW w:w="4363" w:type="dxa"/>
            <w:shd w:val="clear" w:color="auto" w:fill="auto"/>
            <w:vAlign w:val="center"/>
          </w:tcPr>
          <w:p w14:paraId="573D1D54" w14:textId="519285B0"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 xml:space="preserve">Verify that cryptographic algorithms used by the application </w:t>
            </w:r>
            <w:proofErr w:type="gramStart"/>
            <w:r>
              <w:t>have been validated</w:t>
            </w:r>
            <w:proofErr w:type="gramEnd"/>
            <w:r>
              <w:t xml:space="preserve"> against FIPS 140-2 or an equivalent standard.</w:t>
            </w:r>
          </w:p>
        </w:tc>
        <w:tc>
          <w:tcPr>
            <w:tcW w:w="866" w:type="dxa"/>
            <w:shd w:val="clear" w:color="auto" w:fill="FFC000"/>
            <w:vAlign w:val="center"/>
          </w:tcPr>
          <w:p w14:paraId="5E9B0B1C" w14:textId="7D1F8A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D062B14" w14:textId="3E18E6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0AF8C68" w14:textId="5C40044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9AA7296" w14:textId="1EF1F92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48DEFF6B"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0D430FD" w14:textId="43F03EAF" w:rsidR="00436A36" w:rsidRPr="002126FD" w:rsidRDefault="00436A36" w:rsidP="0012539C">
            <w:pPr>
              <w:pStyle w:val="TableHeading"/>
              <w:rPr>
                <w:b/>
              </w:rPr>
            </w:pPr>
            <w:r>
              <w:rPr>
                <w:b/>
                <w:color w:val="FFFFFF"/>
                <w:sz w:val="20"/>
                <w:szCs w:val="20"/>
                <w:shd w:val="clear" w:color="auto" w:fill="A5A5A5"/>
              </w:rPr>
              <w:t>7.8</w:t>
            </w:r>
          </w:p>
        </w:tc>
        <w:tc>
          <w:tcPr>
            <w:tcW w:w="4363" w:type="dxa"/>
            <w:shd w:val="clear" w:color="auto" w:fill="auto"/>
            <w:vAlign w:val="center"/>
          </w:tcPr>
          <w:p w14:paraId="376804C5" w14:textId="72A1A087"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cryptographic modules operate in their approved mode according to their published security policies.</w:t>
            </w:r>
          </w:p>
        </w:tc>
        <w:tc>
          <w:tcPr>
            <w:tcW w:w="866" w:type="dxa"/>
            <w:shd w:val="clear" w:color="auto" w:fill="auto"/>
            <w:vAlign w:val="center"/>
          </w:tcPr>
          <w:p w14:paraId="2C8BCF83"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A4952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66FBCF37" w14:textId="3D985CE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5495216" w14:textId="19308EC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142ACDE9"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D5C5238" w14:textId="76E2ADCD" w:rsidR="00436A36" w:rsidRPr="002126FD" w:rsidRDefault="00436A36" w:rsidP="0012539C">
            <w:pPr>
              <w:pStyle w:val="TableHeading"/>
              <w:rPr>
                <w:b/>
              </w:rPr>
            </w:pPr>
            <w:r>
              <w:rPr>
                <w:b/>
                <w:color w:val="FFFFFF"/>
                <w:sz w:val="20"/>
                <w:szCs w:val="20"/>
                <w:shd w:val="clear" w:color="auto" w:fill="A5A5A5"/>
              </w:rPr>
              <w:t>7.9</w:t>
            </w:r>
          </w:p>
        </w:tc>
        <w:tc>
          <w:tcPr>
            <w:tcW w:w="4363" w:type="dxa"/>
            <w:shd w:val="clear" w:color="auto" w:fill="auto"/>
            <w:vAlign w:val="center"/>
          </w:tcPr>
          <w:p w14:paraId="09CB331F" w14:textId="71328A2E"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 xml:space="preserve">Verify that there is an explicit policy for how cryptographic keys </w:t>
            </w:r>
            <w:proofErr w:type="gramStart"/>
            <w:r>
              <w:t>are managed</w:t>
            </w:r>
            <w:proofErr w:type="gramEnd"/>
            <w:r>
              <w:t xml:space="preserve"> (e.g., generated, distributed, revoked, and expired). Verify that this key lifecycle is properly enforced.</w:t>
            </w:r>
          </w:p>
        </w:tc>
        <w:tc>
          <w:tcPr>
            <w:tcW w:w="866" w:type="dxa"/>
            <w:shd w:val="clear" w:color="auto" w:fill="auto"/>
            <w:vAlign w:val="center"/>
          </w:tcPr>
          <w:p w14:paraId="5374DA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4F4B020" w14:textId="3AEBF88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A15A0B3" w14:textId="09AA299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AC2F481" w14:textId="600A3176"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14FBEF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C0946BB" w14:textId="02187122" w:rsidR="00436A36" w:rsidRPr="002126FD" w:rsidRDefault="00436A36" w:rsidP="0012539C">
            <w:pPr>
              <w:pStyle w:val="TableHeading"/>
              <w:rPr>
                <w:b/>
              </w:rPr>
            </w:pPr>
            <w:r>
              <w:rPr>
                <w:b/>
                <w:color w:val="FFFFFF"/>
                <w:sz w:val="20"/>
                <w:szCs w:val="20"/>
                <w:shd w:val="clear" w:color="auto" w:fill="A5A5A5"/>
              </w:rPr>
              <w:t>7.11</w:t>
            </w:r>
          </w:p>
        </w:tc>
        <w:tc>
          <w:tcPr>
            <w:tcW w:w="4363" w:type="dxa"/>
            <w:shd w:val="clear" w:color="auto" w:fill="auto"/>
            <w:vAlign w:val="center"/>
          </w:tcPr>
          <w:p w14:paraId="4AEB4109" w14:textId="7EB8E317"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 xml:space="preserve">Verify that </w:t>
            </w:r>
            <w:proofErr w:type="gramStart"/>
            <w:r>
              <w:t>all consumers of cryptographic services do not</w:t>
            </w:r>
            <w:proofErr w:type="gramEnd"/>
            <w:r>
              <w:t xml:space="preserve"> have direct access to key material. Isolate cryptographic processes, including master secrets and consider the use of a hardware key vault (HSM).</w:t>
            </w:r>
          </w:p>
        </w:tc>
        <w:tc>
          <w:tcPr>
            <w:tcW w:w="866" w:type="dxa"/>
            <w:shd w:val="clear" w:color="auto" w:fill="auto"/>
            <w:vAlign w:val="center"/>
          </w:tcPr>
          <w:p w14:paraId="3E2ACC96"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F779ED" w14:textId="22A04D62"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530D2DFF" w14:textId="15ECDCF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BAA729E" w14:textId="3AE6115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AE86D5B"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014E653" w14:textId="27347BD2" w:rsidR="00436A36" w:rsidRPr="002126FD" w:rsidRDefault="00436A36" w:rsidP="0012539C">
            <w:pPr>
              <w:pStyle w:val="TableHeading"/>
              <w:rPr>
                <w:b/>
              </w:rPr>
            </w:pPr>
            <w:r>
              <w:rPr>
                <w:b/>
                <w:color w:val="FFFFFF"/>
                <w:sz w:val="20"/>
                <w:szCs w:val="20"/>
                <w:shd w:val="clear" w:color="auto" w:fill="A5A5A5"/>
              </w:rPr>
              <w:t>7.12</w:t>
            </w:r>
          </w:p>
        </w:tc>
        <w:tc>
          <w:tcPr>
            <w:tcW w:w="4363" w:type="dxa"/>
            <w:shd w:val="clear" w:color="auto" w:fill="auto"/>
            <w:vAlign w:val="center"/>
          </w:tcPr>
          <w:p w14:paraId="5CD4D3B8" w14:textId="237EDDC4"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rPr>
                <w:i/>
              </w:rPr>
              <w:t>Personally Identifiable Information</w:t>
            </w:r>
            <w:r>
              <w:t xml:space="preserve"> should be stored encrypted at rest and ensure that communication goes via protected channels.</w:t>
            </w:r>
          </w:p>
        </w:tc>
        <w:tc>
          <w:tcPr>
            <w:tcW w:w="866" w:type="dxa"/>
            <w:shd w:val="clear" w:color="auto" w:fill="auto"/>
            <w:vAlign w:val="center"/>
          </w:tcPr>
          <w:p w14:paraId="6BCB2451" w14:textId="3F9C7004"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B3D1589" w14:textId="550E5D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1700801" w14:textId="232D9065"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1EFE31B" w14:textId="2609298A"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06AD0A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6D6207" w14:textId="488B6B79" w:rsidR="00436A36" w:rsidRPr="002126FD" w:rsidRDefault="00436A36" w:rsidP="0012539C">
            <w:pPr>
              <w:pStyle w:val="TableHeading"/>
              <w:rPr>
                <w:b/>
              </w:rPr>
            </w:pPr>
            <w:r>
              <w:rPr>
                <w:b/>
                <w:color w:val="FFFFFF"/>
                <w:sz w:val="20"/>
                <w:szCs w:val="20"/>
                <w:shd w:val="clear" w:color="auto" w:fill="A5A5A5"/>
              </w:rPr>
              <w:lastRenderedPageBreak/>
              <w:t>7.13</w:t>
            </w:r>
          </w:p>
        </w:tc>
        <w:tc>
          <w:tcPr>
            <w:tcW w:w="4363" w:type="dxa"/>
            <w:shd w:val="clear" w:color="auto" w:fill="auto"/>
            <w:vAlign w:val="center"/>
          </w:tcPr>
          <w:p w14:paraId="13565B12" w14:textId="27A6E0B8"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 xml:space="preserve">Verify that where possible, keys and secrets </w:t>
            </w:r>
            <w:proofErr w:type="gramStart"/>
            <w:r>
              <w:t>are zeroed</w:t>
            </w:r>
            <w:proofErr w:type="gramEnd"/>
            <w:r>
              <w:t xml:space="preserve"> when destroyed.</w:t>
            </w:r>
          </w:p>
        </w:tc>
        <w:tc>
          <w:tcPr>
            <w:tcW w:w="866" w:type="dxa"/>
            <w:shd w:val="clear" w:color="auto" w:fill="auto"/>
            <w:vAlign w:val="center"/>
          </w:tcPr>
          <w:p w14:paraId="72F081AD"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0FABB646" w14:textId="4807AB9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97C489C" w14:textId="694DA068"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FFA76D1" w14:textId="620FA19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2C9EDEA"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76DB51A" w14:textId="0CB77966" w:rsidR="00436A36" w:rsidRPr="002126FD" w:rsidRDefault="00436A36" w:rsidP="0012539C">
            <w:pPr>
              <w:pStyle w:val="TableHeading"/>
              <w:rPr>
                <w:b/>
              </w:rPr>
            </w:pPr>
            <w:r>
              <w:rPr>
                <w:b/>
                <w:color w:val="FFFFFF"/>
                <w:sz w:val="20"/>
                <w:szCs w:val="20"/>
                <w:shd w:val="clear" w:color="auto" w:fill="A5A5A5"/>
              </w:rPr>
              <w:t>7.14</w:t>
            </w:r>
          </w:p>
        </w:tc>
        <w:tc>
          <w:tcPr>
            <w:tcW w:w="4363" w:type="dxa"/>
            <w:shd w:val="clear" w:color="auto" w:fill="auto"/>
            <w:vAlign w:val="center"/>
          </w:tcPr>
          <w:p w14:paraId="06C9671D" w14:textId="75B8F978"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all keys and passwords are replaceable, and are generated or replaced at installation time.</w:t>
            </w:r>
          </w:p>
        </w:tc>
        <w:tc>
          <w:tcPr>
            <w:tcW w:w="866" w:type="dxa"/>
            <w:shd w:val="clear" w:color="auto" w:fill="auto"/>
            <w:vAlign w:val="center"/>
          </w:tcPr>
          <w:p w14:paraId="77856D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54CC2FED" w14:textId="5447725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85780F9" w14:textId="53FB7111"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FFB9D30" w14:textId="702D68BF"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70513DFA"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43B6532" w14:textId="191863D8" w:rsidR="00436A36" w:rsidRPr="002126FD" w:rsidRDefault="00436A36" w:rsidP="0012539C">
            <w:pPr>
              <w:pStyle w:val="TableHeading"/>
            </w:pPr>
            <w:r>
              <w:rPr>
                <w:b/>
                <w:color w:val="FFFFFF"/>
                <w:sz w:val="20"/>
                <w:szCs w:val="20"/>
                <w:shd w:val="clear" w:color="auto" w:fill="A5A5A5"/>
              </w:rPr>
              <w:t>7.15</w:t>
            </w:r>
          </w:p>
        </w:tc>
        <w:tc>
          <w:tcPr>
            <w:tcW w:w="4363" w:type="dxa"/>
            <w:vAlign w:val="center"/>
          </w:tcPr>
          <w:p w14:paraId="05A60F60" w14:textId="57BB2411"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 xml:space="preserve">Verify that random numbers </w:t>
            </w:r>
            <w:proofErr w:type="gramStart"/>
            <w:r>
              <w:t>are created</w:t>
            </w:r>
            <w:proofErr w:type="gramEnd"/>
            <w:r>
              <w:t xml:space="preserve"> with proper entropy even when the application is under heavy load, or that the application degrades gracefully in such circumstances.</w:t>
            </w:r>
          </w:p>
        </w:tc>
        <w:tc>
          <w:tcPr>
            <w:tcW w:w="866" w:type="dxa"/>
            <w:vAlign w:val="center"/>
          </w:tcPr>
          <w:p w14:paraId="4EA8920B"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3F7845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99DD1DB" w14:textId="41638EC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68891E0" w14:textId="2368F94E"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6336610B" w14:textId="77777777" w:rsidR="00E34115" w:rsidRDefault="00E34115" w:rsidP="00E34115"/>
    <w:p w14:paraId="3835D291" w14:textId="77777777" w:rsidR="00E34115" w:rsidRDefault="00E34115" w:rsidP="00E34115">
      <w:pPr>
        <w:pStyle w:val="Heading2"/>
      </w:pPr>
      <w:r>
        <w:t>References</w:t>
      </w:r>
    </w:p>
    <w:p w14:paraId="03DBC9EA" w14:textId="77777777" w:rsidR="00E34115" w:rsidRDefault="00E34115" w:rsidP="00E34115">
      <w:r w:rsidRPr="006317CA">
        <w:t>For more information, please see</w:t>
      </w:r>
      <w:r>
        <w:t>:</w:t>
      </w:r>
    </w:p>
    <w:p w14:paraId="7159BF96" w14:textId="77777777" w:rsidR="00436A36" w:rsidRDefault="00436A36" w:rsidP="009D1F1E">
      <w:pPr>
        <w:numPr>
          <w:ilvl w:val="0"/>
          <w:numId w:val="19"/>
        </w:numPr>
        <w:spacing w:before="200" w:after="0" w:line="276" w:lineRule="auto"/>
        <w:ind w:hanging="360"/>
        <w:contextualSpacing/>
      </w:pPr>
      <w:r>
        <w:t xml:space="preserve">OWASP Testing Guide 4.0: Testing for weak Cryptography </w:t>
      </w:r>
      <w:hyperlink r:id="rId37">
        <w:r>
          <w:rPr>
            <w:color w:val="1155CC"/>
            <w:u w:val="single"/>
          </w:rPr>
          <w:t>https://www.owasp.org/index.php/Testing_for_weak_Cryptography</w:t>
        </w:r>
      </w:hyperlink>
      <w:r>
        <w:t xml:space="preserve"> </w:t>
      </w:r>
    </w:p>
    <w:p w14:paraId="1B17C379" w14:textId="77777777" w:rsidR="00436A36" w:rsidRDefault="00436A36" w:rsidP="009D1F1E">
      <w:pPr>
        <w:numPr>
          <w:ilvl w:val="0"/>
          <w:numId w:val="19"/>
        </w:numPr>
        <w:spacing w:before="200" w:after="0" w:line="276" w:lineRule="auto"/>
        <w:ind w:hanging="360"/>
        <w:contextualSpacing/>
      </w:pPr>
      <w:r>
        <w:t xml:space="preserve">OWASP Cheat Sheet: Cryptographic Storage </w:t>
      </w:r>
      <w:hyperlink r:id="rId38">
        <w:r>
          <w:rPr>
            <w:color w:val="1155CC"/>
            <w:u w:val="single"/>
          </w:rPr>
          <w:t>https://www.owasp.org/index.php/Cryptographic_Storage_Cheat_Sheet</w:t>
        </w:r>
      </w:hyperlink>
      <w:r>
        <w:t xml:space="preserve"> </w:t>
      </w:r>
    </w:p>
    <w:p w14:paraId="0D32CFC7" w14:textId="77777777" w:rsidR="00436A36" w:rsidRPr="006317CA" w:rsidRDefault="00436A36" w:rsidP="00E34115"/>
    <w:p w14:paraId="5B61E66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5D123E8" w14:textId="5CE6BCA8" w:rsidR="00DF702A" w:rsidRDefault="00DF702A" w:rsidP="00BD5F80">
      <w:pPr>
        <w:pStyle w:val="Heading1"/>
      </w:pPr>
      <w:bookmarkStart w:id="668" w:name="_Toc440139686"/>
      <w:r>
        <w:lastRenderedPageBreak/>
        <w:t xml:space="preserve">V8: Error </w:t>
      </w:r>
      <w:r w:rsidR="00C801A4">
        <w:t>h</w:t>
      </w:r>
      <w:r>
        <w:t xml:space="preserve">andling and </w:t>
      </w:r>
      <w:r w:rsidR="00C801A4">
        <w:t>l</w:t>
      </w:r>
      <w:r>
        <w:t xml:space="preserve">ogging </w:t>
      </w:r>
      <w:r w:rsidR="00C801A4">
        <w:t>v</w:t>
      </w:r>
      <w:r>
        <w:t xml:space="preserve">erification </w:t>
      </w:r>
      <w:r w:rsidR="00C801A4">
        <w:t>r</w:t>
      </w:r>
      <w:r>
        <w:t>equirements</w:t>
      </w:r>
      <w:bookmarkEnd w:id="668"/>
    </w:p>
    <w:p w14:paraId="727A7AD9" w14:textId="77777777" w:rsidR="00702571" w:rsidRDefault="00702571" w:rsidP="00702571">
      <w:pPr>
        <w:pStyle w:val="Heading2"/>
      </w:pPr>
      <w:r>
        <w:t>Control objective</w:t>
      </w:r>
    </w:p>
    <w:p w14:paraId="6CC61826" w14:textId="5F5B020A" w:rsidR="00E55B6F" w:rsidRDefault="00E55B6F" w:rsidP="00945FEB">
      <w:r>
        <w:t xml:space="preserve">The primary objective of error handling and logging is to provide </w:t>
      </w:r>
      <w:ins w:id="669" w:author="jason" w:date="2016-01-09T23:58:00Z">
        <w:r w:rsidR="00310098">
          <w:t xml:space="preserve">information for </w:t>
        </w:r>
      </w:ins>
      <w:r>
        <w:t xml:space="preserve">a useful reaction by the user, administrators, and incident response teams. The objective is not to create massive amounts of logs, but high quality logs, with more signal than discarded noise. </w:t>
      </w:r>
    </w:p>
    <w:p w14:paraId="069964B1" w14:textId="77777777" w:rsidR="00E55B6F" w:rsidRDefault="00E55B6F" w:rsidP="00945FEB">
      <w:r>
        <w:t xml:space="preserve">High quality logs will often contain sensitive data, and </w:t>
      </w:r>
      <w:proofErr w:type="gramStart"/>
      <w:r>
        <w:t>must be protected</w:t>
      </w:r>
      <w:proofErr w:type="gramEnd"/>
      <w:r>
        <w:t xml:space="preserve"> as per local data privacy laws or directives. This should include:</w:t>
      </w:r>
    </w:p>
    <w:p w14:paraId="45B88995" w14:textId="77777777" w:rsidR="00E55B6F" w:rsidRDefault="00E55B6F" w:rsidP="00945FEB">
      <w:pPr>
        <w:pStyle w:val="ListParagraph"/>
        <w:numPr>
          <w:ilvl w:val="0"/>
          <w:numId w:val="44"/>
        </w:numPr>
      </w:pPr>
      <w:r>
        <w:t>Not collecting or logging sensitive information if not specifically required</w:t>
      </w:r>
      <w:del w:id="670" w:author="jason" w:date="2016-01-09T23:58:00Z">
        <w:r w:rsidDel="00310098">
          <w:delText>.</w:delText>
        </w:r>
      </w:del>
    </w:p>
    <w:p w14:paraId="5382E435" w14:textId="77777777" w:rsidR="00E55B6F" w:rsidRDefault="00E55B6F" w:rsidP="00945FEB">
      <w:pPr>
        <w:pStyle w:val="ListParagraph"/>
        <w:numPr>
          <w:ilvl w:val="0"/>
          <w:numId w:val="44"/>
        </w:numPr>
      </w:pPr>
      <w:r>
        <w:t>Ensuring all logged information is handled securely and protected as per its data classification</w:t>
      </w:r>
      <w:del w:id="671" w:author="jason" w:date="2016-01-09T23:58:00Z">
        <w:r w:rsidDel="00310098">
          <w:delText>.</w:delText>
        </w:r>
      </w:del>
    </w:p>
    <w:p w14:paraId="5F799F3E" w14:textId="77777777" w:rsidR="00E55B6F" w:rsidRDefault="00E55B6F" w:rsidP="00945FEB">
      <w:pPr>
        <w:pStyle w:val="ListParagraph"/>
        <w:numPr>
          <w:ilvl w:val="0"/>
          <w:numId w:val="44"/>
        </w:numPr>
      </w:pPr>
      <w:r>
        <w:t>Ensuring that logs are not forever, but have an absolute lifetime that is as short as possible</w:t>
      </w:r>
      <w:del w:id="672" w:author="jason" w:date="2016-01-09T23:58:00Z">
        <w:r w:rsidDel="00310098">
          <w:delText>.</w:delText>
        </w:r>
      </w:del>
      <w:r>
        <w:t xml:space="preserve"> </w:t>
      </w:r>
    </w:p>
    <w:p w14:paraId="57DEED21" w14:textId="77777777" w:rsidR="00E55B6F" w:rsidRDefault="00E55B6F" w:rsidP="00945FEB">
      <w:r>
        <w:t>If logs contain private or sensitive data, the definition of which varies from country to country, the logs become some of the most sensitive information held by the application and thus very attractive to attackers in their own right.</w:t>
      </w:r>
    </w:p>
    <w:p w14:paraId="734309F7" w14:textId="240D0670" w:rsidR="00C801A4" w:rsidRDefault="00702571" w:rsidP="00C85202">
      <w:pPr>
        <w:pStyle w:val="Heading2"/>
      </w:pPr>
      <w:r>
        <w:t>Requirements</w:t>
      </w:r>
    </w:p>
    <w:tbl>
      <w:tblPr>
        <w:tblStyle w:val="GridTable5DarkAccent3"/>
        <w:tblW w:w="5000" w:type="pct"/>
        <w:tblLook w:val="04A0" w:firstRow="1" w:lastRow="0" w:firstColumn="1" w:lastColumn="0" w:noHBand="0" w:noVBand="1"/>
      </w:tblPr>
      <w:tblGrid>
        <w:gridCol w:w="932"/>
        <w:gridCol w:w="4472"/>
        <w:gridCol w:w="888"/>
        <w:gridCol w:w="888"/>
        <w:gridCol w:w="888"/>
        <w:gridCol w:w="1168"/>
      </w:tblGrid>
      <w:tr w:rsidR="00EA7027" w:rsidRPr="00301210" w14:paraId="4561B372" w14:textId="77777777" w:rsidTr="0030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87646DA" w14:textId="53CE0FF3" w:rsidR="00EA7027" w:rsidRPr="00301210" w:rsidRDefault="00C85202" w:rsidP="00301210">
            <w:pPr>
              <w:pStyle w:val="TableHeading"/>
            </w:pPr>
            <w:r w:rsidRPr="00301210">
              <w:t>#</w:t>
            </w:r>
          </w:p>
        </w:tc>
        <w:tc>
          <w:tcPr>
            <w:tcW w:w="4363" w:type="dxa"/>
            <w:vAlign w:val="center"/>
          </w:tcPr>
          <w:p w14:paraId="4C88ED57" w14:textId="77777777" w:rsidR="00EA7027" w:rsidRPr="00301210" w:rsidRDefault="00EA7027" w:rsidP="00301210">
            <w:pPr>
              <w:pStyle w:val="TableHeading"/>
              <w:jc w:val="left"/>
              <w:cnfStyle w:val="100000000000" w:firstRow="1" w:lastRow="0" w:firstColumn="0" w:lastColumn="0" w:oddVBand="0" w:evenVBand="0" w:oddHBand="0" w:evenHBand="0" w:firstRowFirstColumn="0" w:firstRowLastColumn="0" w:lastRowFirstColumn="0" w:lastRowLastColumn="0"/>
            </w:pPr>
            <w:r w:rsidRPr="00301210">
              <w:t>Description</w:t>
            </w:r>
          </w:p>
        </w:tc>
        <w:tc>
          <w:tcPr>
            <w:tcW w:w="866" w:type="dxa"/>
            <w:vAlign w:val="center"/>
          </w:tcPr>
          <w:p w14:paraId="3C05FBC5"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1</w:t>
            </w:r>
          </w:p>
        </w:tc>
        <w:tc>
          <w:tcPr>
            <w:tcW w:w="866" w:type="dxa"/>
            <w:vAlign w:val="center"/>
          </w:tcPr>
          <w:p w14:paraId="4C98944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2</w:t>
            </w:r>
          </w:p>
        </w:tc>
        <w:tc>
          <w:tcPr>
            <w:tcW w:w="866" w:type="dxa"/>
            <w:vAlign w:val="center"/>
          </w:tcPr>
          <w:p w14:paraId="147C335E"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3</w:t>
            </w:r>
          </w:p>
        </w:tc>
        <w:tc>
          <w:tcPr>
            <w:tcW w:w="1139" w:type="dxa"/>
            <w:vAlign w:val="center"/>
          </w:tcPr>
          <w:p w14:paraId="7BCB680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Since</w:t>
            </w:r>
          </w:p>
        </w:tc>
      </w:tr>
      <w:tr w:rsidR="004E3636" w:rsidRPr="00EA7027" w14:paraId="64A6A998"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F6AAADE" w14:textId="53D13562" w:rsidR="004E3636" w:rsidRPr="00301210" w:rsidRDefault="004E3636" w:rsidP="00301210">
            <w:pPr>
              <w:pStyle w:val="TableHeading"/>
            </w:pPr>
            <w:r>
              <w:rPr>
                <w:b/>
                <w:color w:val="FFFFFF"/>
                <w:sz w:val="20"/>
                <w:szCs w:val="20"/>
                <w:shd w:val="clear" w:color="auto" w:fill="A5A5A5"/>
              </w:rPr>
              <w:t>8.1</w:t>
            </w:r>
          </w:p>
        </w:tc>
        <w:tc>
          <w:tcPr>
            <w:tcW w:w="4363" w:type="dxa"/>
            <w:shd w:val="clear" w:color="auto" w:fill="auto"/>
            <w:vAlign w:val="center"/>
          </w:tcPr>
          <w:p w14:paraId="5A29D22D" w14:textId="1BF9D42F"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the application does not output error messages or stack traces containing sensitive data that could assist an attacker, including session id, software/framework versions and personal information</w:t>
            </w:r>
          </w:p>
        </w:tc>
        <w:tc>
          <w:tcPr>
            <w:tcW w:w="866" w:type="dxa"/>
            <w:shd w:val="clear" w:color="auto" w:fill="FFC000"/>
            <w:vAlign w:val="center"/>
          </w:tcPr>
          <w:p w14:paraId="1170E5C9" w14:textId="5A4DD1E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32C16E7" w14:textId="767AB26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D776F50" w14:textId="5C1A322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9F63046" w14:textId="74036A1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4A3BD9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8C526F3" w14:textId="42091532" w:rsidR="004E3636" w:rsidRPr="00301210" w:rsidRDefault="004E3636" w:rsidP="00301210">
            <w:pPr>
              <w:pStyle w:val="TableHeading"/>
            </w:pPr>
            <w:r>
              <w:rPr>
                <w:b/>
                <w:color w:val="FFFFFF"/>
                <w:sz w:val="20"/>
                <w:szCs w:val="20"/>
                <w:shd w:val="clear" w:color="auto" w:fill="A5A5A5"/>
              </w:rPr>
              <w:t>8.2</w:t>
            </w:r>
          </w:p>
        </w:tc>
        <w:tc>
          <w:tcPr>
            <w:tcW w:w="4363" w:type="dxa"/>
            <w:shd w:val="clear" w:color="auto" w:fill="auto"/>
            <w:vAlign w:val="center"/>
          </w:tcPr>
          <w:p w14:paraId="6E742658" w14:textId="6F886316"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 xml:space="preserve">Verify that </w:t>
            </w:r>
            <w:del w:id="673" w:author="jason" w:date="2016-01-10T10:01:00Z">
              <w:r w:rsidDel="00ED2476">
                <w:delText>error handling</w:delText>
              </w:r>
            </w:del>
            <w:ins w:id="674" w:author="jason" w:date="2016-01-10T10:01:00Z">
              <w:r w:rsidR="00ED2476">
                <w:t>error-handling</w:t>
              </w:r>
            </w:ins>
            <w:r>
              <w:t xml:space="preserve"> logic in security controls denies access by default.</w:t>
            </w:r>
          </w:p>
        </w:tc>
        <w:tc>
          <w:tcPr>
            <w:tcW w:w="866" w:type="dxa"/>
            <w:shd w:val="clear" w:color="auto" w:fill="auto"/>
            <w:vAlign w:val="center"/>
          </w:tcPr>
          <w:p w14:paraId="78EFF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8FC9AE9" w14:textId="30FAD7D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DCF9D01" w14:textId="2236A1E1"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20C730B1" w14:textId="24ED019E"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71972C"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8ABE6D2" w14:textId="3363CBD0" w:rsidR="004E3636" w:rsidRPr="00301210" w:rsidRDefault="004E3636" w:rsidP="00301210">
            <w:pPr>
              <w:pStyle w:val="TableHeading"/>
            </w:pPr>
            <w:r>
              <w:rPr>
                <w:b/>
                <w:color w:val="FFFFFF"/>
                <w:sz w:val="20"/>
                <w:szCs w:val="20"/>
                <w:shd w:val="clear" w:color="auto" w:fill="A5A5A5"/>
              </w:rPr>
              <w:t>8.3</w:t>
            </w:r>
          </w:p>
        </w:tc>
        <w:tc>
          <w:tcPr>
            <w:tcW w:w="4363" w:type="dxa"/>
            <w:shd w:val="clear" w:color="auto" w:fill="auto"/>
            <w:vAlign w:val="center"/>
          </w:tcPr>
          <w:p w14:paraId="25C2F842" w14:textId="168EB3FF"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 xml:space="preserve">Verify </w:t>
            </w:r>
            <w:proofErr w:type="gramStart"/>
            <w:r>
              <w:t>security logging</w:t>
            </w:r>
            <w:proofErr w:type="gramEnd"/>
            <w:r>
              <w:t xml:space="preserve"> controls provide the ability to log success and particularly failure events that are identified as security-relevant.</w:t>
            </w:r>
          </w:p>
        </w:tc>
        <w:tc>
          <w:tcPr>
            <w:tcW w:w="866" w:type="dxa"/>
            <w:shd w:val="clear" w:color="auto" w:fill="auto"/>
            <w:vAlign w:val="center"/>
          </w:tcPr>
          <w:p w14:paraId="43BABA04"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D7F1493" w14:textId="7B9BF16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F454589" w14:textId="288936B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5F89759B" w14:textId="3303ED5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06EF6073"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1BC140FD" w14:textId="38B599B8" w:rsidR="004E3636" w:rsidRPr="00301210" w:rsidRDefault="004E3636" w:rsidP="00301210">
            <w:pPr>
              <w:pStyle w:val="TableHeading"/>
            </w:pPr>
            <w:r>
              <w:rPr>
                <w:b/>
                <w:color w:val="FFFFFF"/>
                <w:sz w:val="20"/>
                <w:szCs w:val="20"/>
                <w:shd w:val="clear" w:color="auto" w:fill="A5A5A5"/>
              </w:rPr>
              <w:t>8.4</w:t>
            </w:r>
          </w:p>
        </w:tc>
        <w:tc>
          <w:tcPr>
            <w:tcW w:w="4363" w:type="dxa"/>
            <w:shd w:val="clear" w:color="auto" w:fill="auto"/>
            <w:vAlign w:val="center"/>
          </w:tcPr>
          <w:p w14:paraId="5FE6E0C2" w14:textId="29D703A2"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each log event includes necessary information that would allow for a detailed investigation of the timeline when an event happens.</w:t>
            </w:r>
          </w:p>
        </w:tc>
        <w:tc>
          <w:tcPr>
            <w:tcW w:w="866" w:type="dxa"/>
            <w:shd w:val="clear" w:color="auto" w:fill="auto"/>
            <w:vAlign w:val="center"/>
          </w:tcPr>
          <w:p w14:paraId="37494AD1"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1C813B0" w14:textId="38B324E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3A7FFA9" w14:textId="4B9AD36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F07BD21" w14:textId="0DAE214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6E003387"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853DDDE" w14:textId="6C3FF729" w:rsidR="004E3636" w:rsidRPr="00301210" w:rsidRDefault="004E3636" w:rsidP="00301210">
            <w:pPr>
              <w:pStyle w:val="TableHeading"/>
            </w:pPr>
            <w:r>
              <w:rPr>
                <w:b/>
                <w:color w:val="FFFFFF"/>
                <w:sz w:val="20"/>
                <w:szCs w:val="20"/>
                <w:shd w:val="clear" w:color="auto" w:fill="A5A5A5"/>
              </w:rPr>
              <w:lastRenderedPageBreak/>
              <w:t>8.5</w:t>
            </w:r>
          </w:p>
        </w:tc>
        <w:tc>
          <w:tcPr>
            <w:tcW w:w="4363" w:type="dxa"/>
            <w:shd w:val="clear" w:color="auto" w:fill="auto"/>
            <w:vAlign w:val="center"/>
          </w:tcPr>
          <w:p w14:paraId="34734911" w14:textId="6CF9D395"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 xml:space="preserve">Verify that </w:t>
            </w:r>
            <w:proofErr w:type="gramStart"/>
            <w:r>
              <w:t>all events that include untrusted data will not</w:t>
            </w:r>
            <w:proofErr w:type="gramEnd"/>
            <w:r>
              <w:t xml:space="preserve"> execute as code in the intended log viewing software.</w:t>
            </w:r>
          </w:p>
        </w:tc>
        <w:tc>
          <w:tcPr>
            <w:tcW w:w="866" w:type="dxa"/>
            <w:shd w:val="clear" w:color="auto" w:fill="auto"/>
            <w:vAlign w:val="center"/>
          </w:tcPr>
          <w:p w14:paraId="45C6EC97"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B6F2768" w14:textId="15AF816D"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7247B6B7" w14:textId="4736E65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398716" w14:textId="202FE1D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2FD39EC2"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7AE5B226" w14:textId="67F7B218" w:rsidR="004E3636" w:rsidRPr="00301210" w:rsidRDefault="004E3636" w:rsidP="00301210">
            <w:pPr>
              <w:pStyle w:val="TableHeading"/>
            </w:pPr>
            <w:r>
              <w:rPr>
                <w:b/>
                <w:color w:val="FFFFFF"/>
                <w:sz w:val="20"/>
                <w:szCs w:val="20"/>
                <w:shd w:val="clear" w:color="auto" w:fill="A5A5A5"/>
              </w:rPr>
              <w:t>8.6</w:t>
            </w:r>
          </w:p>
        </w:tc>
        <w:tc>
          <w:tcPr>
            <w:tcW w:w="4363" w:type="dxa"/>
            <w:shd w:val="clear" w:color="auto" w:fill="auto"/>
            <w:vAlign w:val="center"/>
          </w:tcPr>
          <w:p w14:paraId="58F04574" w14:textId="24783D61"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 xml:space="preserve">Verify that security logs </w:t>
            </w:r>
            <w:proofErr w:type="gramStart"/>
            <w:r>
              <w:t>are protected</w:t>
            </w:r>
            <w:proofErr w:type="gramEnd"/>
            <w:r>
              <w:t xml:space="preserve"> from unauthorized access and modification.</w:t>
            </w:r>
          </w:p>
        </w:tc>
        <w:tc>
          <w:tcPr>
            <w:tcW w:w="866" w:type="dxa"/>
            <w:shd w:val="clear" w:color="auto" w:fill="auto"/>
            <w:vAlign w:val="center"/>
          </w:tcPr>
          <w:p w14:paraId="14A5517A"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5338319" w14:textId="33D772FA"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4391E63" w14:textId="6B62B84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4FA0AB" w14:textId="4543BB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B9F3AA" w14:textId="77777777" w:rsidTr="00945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47E3BC3" w14:textId="5271A437" w:rsidR="004E3636" w:rsidRPr="00301210" w:rsidRDefault="004E3636" w:rsidP="00301210">
            <w:pPr>
              <w:pStyle w:val="TableHeading"/>
            </w:pPr>
            <w:r>
              <w:rPr>
                <w:b/>
                <w:color w:val="FFFFFF"/>
                <w:sz w:val="20"/>
                <w:szCs w:val="20"/>
                <w:shd w:val="clear" w:color="auto" w:fill="A5A5A5"/>
              </w:rPr>
              <w:t>8.7</w:t>
            </w:r>
          </w:p>
        </w:tc>
        <w:tc>
          <w:tcPr>
            <w:tcW w:w="4363" w:type="dxa"/>
            <w:shd w:val="clear" w:color="auto" w:fill="auto"/>
            <w:vAlign w:val="center"/>
          </w:tcPr>
          <w:p w14:paraId="59C78606" w14:textId="6CB5A227"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does not log sensitive data as defined under local privacy laws or regulations, organizational sensitive data as defined by a risk assessment, or sensitive authentication data that could assist an attacker, including user’s session identifiers, passwords, hashes, or API tokens. </w:t>
            </w:r>
          </w:p>
        </w:tc>
        <w:tc>
          <w:tcPr>
            <w:tcW w:w="866" w:type="dxa"/>
            <w:shd w:val="clear" w:color="auto" w:fill="auto"/>
            <w:vAlign w:val="center"/>
          </w:tcPr>
          <w:p w14:paraId="566D7A61"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0FCD226" w14:textId="0F1A99A6"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E16DFC2" w14:textId="0A8522F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E92FB28" w14:textId="309A1C6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2E6C715D" w14:textId="77777777" w:rsidTr="00945FEB">
        <w:tc>
          <w:tcPr>
            <w:cnfStyle w:val="001000000000" w:firstRow="0" w:lastRow="0" w:firstColumn="1" w:lastColumn="0" w:oddVBand="0" w:evenVBand="0" w:oddHBand="0" w:evenHBand="0" w:firstRowFirstColumn="0" w:firstRowLastColumn="0" w:lastRowFirstColumn="0" w:lastRowLastColumn="0"/>
            <w:tcW w:w="910" w:type="dxa"/>
          </w:tcPr>
          <w:p w14:paraId="73C59B32" w14:textId="2340F66F" w:rsidR="004E3636" w:rsidRPr="00301210" w:rsidRDefault="004E3636" w:rsidP="00301210">
            <w:pPr>
              <w:pStyle w:val="TableHeading"/>
            </w:pPr>
            <w:r>
              <w:rPr>
                <w:b/>
                <w:color w:val="FFFFFF"/>
                <w:sz w:val="20"/>
                <w:szCs w:val="20"/>
                <w:shd w:val="clear" w:color="auto" w:fill="A5A5A5"/>
              </w:rPr>
              <w:t>8.8</w:t>
            </w:r>
          </w:p>
        </w:tc>
        <w:tc>
          <w:tcPr>
            <w:tcW w:w="4363" w:type="dxa"/>
            <w:shd w:val="clear" w:color="auto" w:fill="auto"/>
            <w:vAlign w:val="center"/>
          </w:tcPr>
          <w:p w14:paraId="7EDFB037" w14:textId="0E3AD7B2"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 xml:space="preserve">Verify that all non-printable symbols and field separators </w:t>
            </w:r>
            <w:proofErr w:type="gramStart"/>
            <w:r>
              <w:t>are properly encoded</w:t>
            </w:r>
            <w:proofErr w:type="gramEnd"/>
            <w:r>
              <w:t xml:space="preserve"> in log entries, to prevent log injection.</w:t>
            </w:r>
          </w:p>
        </w:tc>
        <w:tc>
          <w:tcPr>
            <w:tcW w:w="866" w:type="dxa"/>
            <w:shd w:val="clear" w:color="auto" w:fill="auto"/>
            <w:vAlign w:val="center"/>
          </w:tcPr>
          <w:p w14:paraId="66783347"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C540A07" w14:textId="68B87A0D"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2F118337" w14:textId="027173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4DE39232" w14:textId="555D337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EA7027" w14:paraId="601FFFB9"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145D787" w14:textId="738BF7BB" w:rsidR="004E3636" w:rsidRPr="00301210" w:rsidRDefault="004E3636" w:rsidP="00301210">
            <w:pPr>
              <w:pStyle w:val="TableHeading"/>
            </w:pPr>
            <w:r>
              <w:rPr>
                <w:b/>
                <w:color w:val="FFFFFF"/>
                <w:sz w:val="20"/>
                <w:szCs w:val="20"/>
                <w:shd w:val="clear" w:color="auto" w:fill="A5A5A5"/>
              </w:rPr>
              <w:t>8.9</w:t>
            </w:r>
          </w:p>
        </w:tc>
        <w:tc>
          <w:tcPr>
            <w:tcW w:w="4363" w:type="dxa"/>
            <w:shd w:val="clear" w:color="auto" w:fill="auto"/>
            <w:vAlign w:val="center"/>
          </w:tcPr>
          <w:p w14:paraId="3F6A083F" w14:textId="5BABA4D0"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log fields from trusted and untrusted sources are distinguishable in log entries.</w:t>
            </w:r>
          </w:p>
        </w:tc>
        <w:tc>
          <w:tcPr>
            <w:tcW w:w="866" w:type="dxa"/>
            <w:shd w:val="clear" w:color="auto" w:fill="auto"/>
            <w:vAlign w:val="center"/>
          </w:tcPr>
          <w:p w14:paraId="61CB272F"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AB2F2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473CFFC0" w14:textId="62DE9E58"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A2C4A03" w14:textId="116D8D8F"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EA7027" w14:paraId="49A85C2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38019379" w14:textId="32DC5688" w:rsidR="004E3636" w:rsidRPr="00301210" w:rsidRDefault="004E3636" w:rsidP="00301210">
            <w:pPr>
              <w:pStyle w:val="TableHeading"/>
            </w:pPr>
            <w:r>
              <w:rPr>
                <w:b/>
                <w:color w:val="FFFFFF"/>
                <w:sz w:val="20"/>
                <w:szCs w:val="20"/>
                <w:shd w:val="clear" w:color="auto" w:fill="A5A5A5"/>
              </w:rPr>
              <w:t>8.10</w:t>
            </w:r>
          </w:p>
        </w:tc>
        <w:tc>
          <w:tcPr>
            <w:tcW w:w="4363" w:type="dxa"/>
            <w:shd w:val="clear" w:color="auto" w:fill="auto"/>
            <w:vAlign w:val="center"/>
          </w:tcPr>
          <w:p w14:paraId="2F835B61" w14:textId="49F05FFF"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an audit log or similar allows for non-repudiation of key transactions.</w:t>
            </w:r>
          </w:p>
        </w:tc>
        <w:tc>
          <w:tcPr>
            <w:tcW w:w="866" w:type="dxa"/>
            <w:shd w:val="clear" w:color="auto" w:fill="FFC000"/>
            <w:vAlign w:val="center"/>
          </w:tcPr>
          <w:p w14:paraId="5D556A95" w14:textId="244106A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30E6C7DF" w14:textId="259F832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208E8583" w14:textId="7376DD2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6A4C1B8" w14:textId="32103D80"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085C885"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AE31EE0" w14:textId="341420DB" w:rsidR="004E3636" w:rsidRPr="00301210" w:rsidRDefault="004E3636" w:rsidP="00301210">
            <w:pPr>
              <w:pStyle w:val="TableHeading"/>
            </w:pPr>
            <w:r>
              <w:rPr>
                <w:b/>
                <w:color w:val="FFFFFF"/>
                <w:sz w:val="20"/>
                <w:szCs w:val="20"/>
                <w:shd w:val="clear" w:color="auto" w:fill="A5A5A5"/>
              </w:rPr>
              <w:t>8.11</w:t>
            </w:r>
          </w:p>
        </w:tc>
        <w:tc>
          <w:tcPr>
            <w:tcW w:w="4363" w:type="dxa"/>
            <w:shd w:val="clear" w:color="auto" w:fill="auto"/>
            <w:vAlign w:val="center"/>
          </w:tcPr>
          <w:p w14:paraId="56245CC0" w14:textId="033D44BC"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security logs have some form of integrity checking or controls to prevent unauthorized modification.</w:t>
            </w:r>
          </w:p>
        </w:tc>
        <w:tc>
          <w:tcPr>
            <w:tcW w:w="866" w:type="dxa"/>
            <w:shd w:val="clear" w:color="auto" w:fill="auto"/>
            <w:vAlign w:val="center"/>
          </w:tcPr>
          <w:p w14:paraId="4C0728BC"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B29F3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49308E6" w14:textId="6082853C"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7C94C6C" w14:textId="0A3E3DB2"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D44507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DDA1FC0" w14:textId="10D1998D" w:rsidR="004E3636" w:rsidRPr="00301210" w:rsidRDefault="004E3636" w:rsidP="00301210">
            <w:pPr>
              <w:pStyle w:val="TableHeading"/>
            </w:pPr>
            <w:r>
              <w:rPr>
                <w:b/>
                <w:color w:val="FFFFFF"/>
                <w:sz w:val="20"/>
                <w:szCs w:val="20"/>
                <w:shd w:val="clear" w:color="auto" w:fill="A5A5A5"/>
              </w:rPr>
              <w:t>8.12</w:t>
            </w:r>
          </w:p>
        </w:tc>
        <w:tc>
          <w:tcPr>
            <w:tcW w:w="4363" w:type="dxa"/>
            <w:shd w:val="clear" w:color="auto" w:fill="auto"/>
            <w:vAlign w:val="center"/>
          </w:tcPr>
          <w:p w14:paraId="64010A90" w14:textId="53FC7F6D"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the logs are stored on a different partition than the application is running with proper log rotation.</w:t>
            </w:r>
          </w:p>
        </w:tc>
        <w:tc>
          <w:tcPr>
            <w:tcW w:w="866" w:type="dxa"/>
            <w:shd w:val="clear" w:color="auto" w:fill="auto"/>
            <w:vAlign w:val="center"/>
          </w:tcPr>
          <w:p w14:paraId="16FF1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533AECE8"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169F6390" w14:textId="18B16433"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BBB58A3" w14:textId="685DA5B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32E5D3AC" w14:textId="77777777" w:rsidR="00E34115" w:rsidRDefault="00E34115" w:rsidP="00E34115"/>
    <w:p w14:paraId="35F62BC0" w14:textId="77777777" w:rsidR="00E34115" w:rsidRDefault="00E34115" w:rsidP="00E34115">
      <w:pPr>
        <w:pStyle w:val="Heading2"/>
      </w:pPr>
      <w:r>
        <w:t>References</w:t>
      </w:r>
    </w:p>
    <w:p w14:paraId="3FF93C6B" w14:textId="77777777" w:rsidR="00E34115" w:rsidRPr="006317CA" w:rsidRDefault="00E34115" w:rsidP="00E34115">
      <w:r w:rsidRPr="006317CA">
        <w:t>For more information, please see</w:t>
      </w:r>
      <w:r>
        <w:t>:</w:t>
      </w:r>
    </w:p>
    <w:p w14:paraId="0039BB00" w14:textId="77777777" w:rsidR="004E3636" w:rsidRDefault="004E3636" w:rsidP="009D1F1E">
      <w:pPr>
        <w:numPr>
          <w:ilvl w:val="0"/>
          <w:numId w:val="19"/>
        </w:numPr>
        <w:spacing w:before="200" w:after="0" w:line="276" w:lineRule="auto"/>
        <w:ind w:hanging="360"/>
        <w:contextualSpacing/>
      </w:pPr>
      <w:r>
        <w:t xml:space="preserve">OWASP Testing Guide 4.0 content: Testing for Error Handling </w:t>
      </w:r>
      <w:hyperlink r:id="rId39">
        <w:r>
          <w:rPr>
            <w:color w:val="1155CC"/>
            <w:u w:val="single"/>
          </w:rPr>
          <w:t>https://www.owasp.org/index.php/Testing_for_Error_Handling</w:t>
        </w:r>
      </w:hyperlink>
      <w:r>
        <w:t xml:space="preserve"> </w:t>
      </w:r>
    </w:p>
    <w:p w14:paraId="6DE247E2" w14:textId="77777777" w:rsidR="00C801A4" w:rsidRDefault="00C801A4" w:rsidP="00BD5F80"/>
    <w:p w14:paraId="75586FD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CC77F51" w14:textId="6641C1E6" w:rsidR="00DF702A" w:rsidRDefault="00DF702A" w:rsidP="00BD5F80">
      <w:pPr>
        <w:pStyle w:val="Heading1"/>
      </w:pPr>
      <w:bookmarkStart w:id="675" w:name="_Toc440139687"/>
      <w:r>
        <w:lastRenderedPageBreak/>
        <w:t xml:space="preserve">V9: Data </w:t>
      </w:r>
      <w:r w:rsidR="00C801A4">
        <w:t>p</w:t>
      </w:r>
      <w:r>
        <w:t xml:space="preserve">rotection </w:t>
      </w:r>
      <w:r w:rsidR="00C801A4">
        <w:t>v</w:t>
      </w:r>
      <w:r>
        <w:t xml:space="preserve">erification </w:t>
      </w:r>
      <w:r w:rsidR="00C801A4">
        <w:t>r</w:t>
      </w:r>
      <w:r>
        <w:t>equirements</w:t>
      </w:r>
      <w:bookmarkEnd w:id="675"/>
    </w:p>
    <w:p w14:paraId="1238DDB8" w14:textId="77777777" w:rsidR="00CC340C" w:rsidRDefault="00CC340C" w:rsidP="00CC340C">
      <w:pPr>
        <w:pStyle w:val="Heading2"/>
      </w:pPr>
      <w:r>
        <w:t>Control objective</w:t>
      </w:r>
    </w:p>
    <w:p w14:paraId="250641F5" w14:textId="77777777" w:rsidR="00D71B76" w:rsidRDefault="004E3636" w:rsidP="004E3636">
      <w:r>
        <w:t xml:space="preserve">There are three key elements to sound data protection: Confidentiality, Integrity and Availability (CIA). This standard assumes that data protection </w:t>
      </w:r>
      <w:proofErr w:type="gramStart"/>
      <w:r>
        <w:t>is enforced</w:t>
      </w:r>
      <w:proofErr w:type="gramEnd"/>
      <w:r>
        <w:t xml:space="preserve"> on a trusted system, such as a server, which has been hardened and has sufficient protections. </w:t>
      </w:r>
    </w:p>
    <w:p w14:paraId="7D14D84F" w14:textId="483A6A09" w:rsidR="004E3636" w:rsidRDefault="00D71B76" w:rsidP="004E3636">
      <w:r>
        <w:t>A</w:t>
      </w:r>
      <w:r w:rsidR="004E3636">
        <w:t>pplication</w:t>
      </w:r>
      <w:r>
        <w:t xml:space="preserve">s have </w:t>
      </w:r>
      <w:r w:rsidR="004E3636">
        <w:t xml:space="preserve">to assume that all user devices </w:t>
      </w:r>
      <w:proofErr w:type="gramStart"/>
      <w:r w:rsidR="004E3636">
        <w:t>are compromised</w:t>
      </w:r>
      <w:proofErr w:type="gramEnd"/>
      <w:r w:rsidR="004E3636">
        <w:t xml:space="preserve"> in some way. Where an application transmits or stores sensitive information on insecure devices, such as shared computers, phones and tablets, the application is responsible for ensuring data stored on these devices </w:t>
      </w:r>
      <w:proofErr w:type="gramStart"/>
      <w:r w:rsidR="004E3636">
        <w:t>is encrypted</w:t>
      </w:r>
      <w:proofErr w:type="gramEnd"/>
      <w:r w:rsidR="004E3636">
        <w:t xml:space="preserve"> and cannot be easily illicitly obtained, altered or disclosed. </w:t>
      </w:r>
    </w:p>
    <w:p w14:paraId="23BB36ED" w14:textId="7D830294" w:rsidR="004E3636" w:rsidRDefault="004E3636" w:rsidP="004E3636">
      <w:r>
        <w:t xml:space="preserve">Ensure that a verified application satisfies the following </w:t>
      </w:r>
      <w:del w:id="676" w:author="jason" w:date="2016-01-10T10:00:00Z">
        <w:r w:rsidDel="00ED2476">
          <w:delText>high level</w:delText>
        </w:r>
      </w:del>
      <w:ins w:id="677" w:author="jason" w:date="2016-01-10T10:00:00Z">
        <w:r w:rsidR="00ED2476">
          <w:t>high-level</w:t>
        </w:r>
      </w:ins>
      <w:r>
        <w:t xml:space="preserve"> data protection requirements:</w:t>
      </w:r>
    </w:p>
    <w:p w14:paraId="6036EF0C" w14:textId="77777777" w:rsidR="004E3636" w:rsidRDefault="004E3636" w:rsidP="009D1F1E">
      <w:pPr>
        <w:pStyle w:val="ListParagraph"/>
        <w:numPr>
          <w:ilvl w:val="0"/>
          <w:numId w:val="22"/>
        </w:numPr>
      </w:pPr>
      <w:r w:rsidRPr="004E3636">
        <w:rPr>
          <w:b/>
        </w:rPr>
        <w:t>Confidentiality</w:t>
      </w:r>
      <w:r>
        <w:t>: Data should be protected from unauthorised observation or disclosure both in transit and when stored</w:t>
      </w:r>
      <w:del w:id="678" w:author="jason" w:date="2016-01-10T00:00:00Z">
        <w:r w:rsidDel="00310098">
          <w:delText>.</w:delText>
        </w:r>
      </w:del>
    </w:p>
    <w:p w14:paraId="367D8E1B" w14:textId="416A162B" w:rsidR="004E3636" w:rsidRDefault="004E3636" w:rsidP="009D1F1E">
      <w:pPr>
        <w:pStyle w:val="ListParagraph"/>
        <w:numPr>
          <w:ilvl w:val="0"/>
          <w:numId w:val="22"/>
        </w:numPr>
      </w:pPr>
      <w:r w:rsidRPr="004E3636">
        <w:rPr>
          <w:b/>
        </w:rPr>
        <w:t>Integrity</w:t>
      </w:r>
      <w:r>
        <w:t xml:space="preserve">: Data should be protected </w:t>
      </w:r>
      <w:ins w:id="679" w:author="jason" w:date="2016-01-09T23:59:00Z">
        <w:r w:rsidR="00310098">
          <w:t xml:space="preserve">from </w:t>
        </w:r>
      </w:ins>
      <w:r>
        <w:t>being maliciously created, altered or deleted by unauthorized attackers</w:t>
      </w:r>
      <w:del w:id="680" w:author="jason" w:date="2016-01-10T00:00:00Z">
        <w:r w:rsidDel="00310098">
          <w:delText>.</w:delText>
        </w:r>
      </w:del>
    </w:p>
    <w:p w14:paraId="5B9DC469" w14:textId="77777777" w:rsidR="004E3636" w:rsidRDefault="004E3636" w:rsidP="009D1F1E">
      <w:pPr>
        <w:pStyle w:val="ListParagraph"/>
        <w:numPr>
          <w:ilvl w:val="0"/>
          <w:numId w:val="22"/>
        </w:numPr>
      </w:pPr>
      <w:r w:rsidRPr="004E3636">
        <w:rPr>
          <w:b/>
        </w:rPr>
        <w:t>Availability</w:t>
      </w:r>
      <w:r>
        <w:t>: Data should be available to authorized users as required</w:t>
      </w:r>
    </w:p>
    <w:p w14:paraId="21853C19" w14:textId="4E84DA2B" w:rsidR="00CC340C" w:rsidRDefault="00CC340C" w:rsidP="004E3636">
      <w:pPr>
        <w:pStyle w:val="Heading2"/>
      </w:pPr>
      <w:r>
        <w:t>Requirements</w:t>
      </w:r>
    </w:p>
    <w:tbl>
      <w:tblPr>
        <w:tblStyle w:val="GridTable5DarkAccent3"/>
        <w:tblW w:w="5000" w:type="pct"/>
        <w:tblLook w:val="04A0" w:firstRow="1" w:lastRow="0" w:firstColumn="1" w:lastColumn="0" w:noHBand="0" w:noVBand="1"/>
      </w:tblPr>
      <w:tblGrid>
        <w:gridCol w:w="804"/>
        <w:gridCol w:w="5005"/>
        <w:gridCol w:w="856"/>
        <w:gridCol w:w="857"/>
        <w:gridCol w:w="857"/>
        <w:gridCol w:w="857"/>
      </w:tblGrid>
      <w:tr w:rsidR="00EA7027" w:rsidRPr="005059BC" w14:paraId="5D77F134" w14:textId="77777777" w:rsidTr="00C222D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C0B4D6E" w14:textId="2CD58AEF" w:rsidR="00EA7027" w:rsidRPr="005059BC" w:rsidRDefault="007C7C56" w:rsidP="00A96035">
            <w:pPr>
              <w:pStyle w:val="TableHeading"/>
            </w:pPr>
            <w:r w:rsidRPr="005059BC">
              <w:t>#</w:t>
            </w:r>
          </w:p>
        </w:tc>
        <w:tc>
          <w:tcPr>
            <w:tcW w:w="4883" w:type="dxa"/>
            <w:vAlign w:val="center"/>
          </w:tcPr>
          <w:p w14:paraId="08A65433" w14:textId="77777777" w:rsidR="00EA7027" w:rsidRPr="005059BC" w:rsidRDefault="00EA7027" w:rsidP="00A96035">
            <w:pPr>
              <w:pStyle w:val="TableHeading"/>
              <w:jc w:val="left"/>
              <w:cnfStyle w:val="100000000000" w:firstRow="1" w:lastRow="0" w:firstColumn="0" w:lastColumn="0" w:oddVBand="0" w:evenVBand="0" w:oddHBand="0" w:evenHBand="0" w:firstRowFirstColumn="0" w:firstRowLastColumn="0" w:lastRowFirstColumn="0" w:lastRowLastColumn="0"/>
            </w:pPr>
            <w:r w:rsidRPr="005059BC">
              <w:t>Description</w:t>
            </w:r>
          </w:p>
        </w:tc>
        <w:tc>
          <w:tcPr>
            <w:tcW w:w="835" w:type="dxa"/>
            <w:vAlign w:val="center"/>
          </w:tcPr>
          <w:p w14:paraId="6FF8D6E8"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1</w:t>
            </w:r>
          </w:p>
        </w:tc>
        <w:tc>
          <w:tcPr>
            <w:tcW w:w="836" w:type="dxa"/>
            <w:vAlign w:val="center"/>
          </w:tcPr>
          <w:p w14:paraId="38596CD5"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2</w:t>
            </w:r>
          </w:p>
        </w:tc>
        <w:tc>
          <w:tcPr>
            <w:tcW w:w="836" w:type="dxa"/>
            <w:vAlign w:val="center"/>
          </w:tcPr>
          <w:p w14:paraId="59B0E63E"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3</w:t>
            </w:r>
          </w:p>
        </w:tc>
        <w:tc>
          <w:tcPr>
            <w:tcW w:w="836" w:type="dxa"/>
            <w:vAlign w:val="center"/>
          </w:tcPr>
          <w:p w14:paraId="727DC192"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Since</w:t>
            </w:r>
          </w:p>
        </w:tc>
      </w:tr>
      <w:tr w:rsidR="004E3636" w:rsidRPr="005059BC" w14:paraId="231C415F"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4C5DF69" w14:textId="347DB460" w:rsidR="004E3636" w:rsidRPr="005059BC" w:rsidRDefault="004E3636" w:rsidP="00A96035">
            <w:pPr>
              <w:pStyle w:val="TableHeading"/>
            </w:pPr>
            <w:r>
              <w:rPr>
                <w:b/>
                <w:color w:val="FFFFFF"/>
                <w:sz w:val="20"/>
                <w:szCs w:val="20"/>
                <w:shd w:val="clear" w:color="auto" w:fill="A5A5A5"/>
              </w:rPr>
              <w:t>9.1</w:t>
            </w:r>
          </w:p>
        </w:tc>
        <w:tc>
          <w:tcPr>
            <w:tcW w:w="4883" w:type="dxa"/>
            <w:shd w:val="clear" w:color="auto" w:fill="auto"/>
            <w:vAlign w:val="center"/>
          </w:tcPr>
          <w:p w14:paraId="3618843B" w14:textId="557D945A"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all forms containing sensitive information have disabled client side caching, including autocomplete features.</w:t>
            </w:r>
          </w:p>
        </w:tc>
        <w:tc>
          <w:tcPr>
            <w:tcW w:w="835" w:type="dxa"/>
            <w:shd w:val="clear" w:color="auto" w:fill="FFC000"/>
            <w:vAlign w:val="center"/>
          </w:tcPr>
          <w:p w14:paraId="6595910A" w14:textId="4DB1137E"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35EA2305" w14:textId="1D45979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24E505A" w14:textId="11D5A5B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416D8F38" w14:textId="4C43553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62279EA6"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E048DD1" w14:textId="4E2902DC" w:rsidR="004E3636" w:rsidRPr="005059BC" w:rsidRDefault="004E3636" w:rsidP="00A96035">
            <w:pPr>
              <w:pStyle w:val="TableHeading"/>
            </w:pPr>
            <w:r>
              <w:rPr>
                <w:b/>
                <w:color w:val="FFFFFF"/>
                <w:sz w:val="20"/>
                <w:szCs w:val="20"/>
                <w:shd w:val="clear" w:color="auto" w:fill="A5A5A5"/>
              </w:rPr>
              <w:t>9.2</w:t>
            </w:r>
          </w:p>
        </w:tc>
        <w:tc>
          <w:tcPr>
            <w:tcW w:w="4883" w:type="dxa"/>
            <w:shd w:val="clear" w:color="auto" w:fill="auto"/>
            <w:vAlign w:val="center"/>
          </w:tcPr>
          <w:p w14:paraId="5FC13628" w14:textId="165F90A2"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 xml:space="preserve">Verify that the list of sensitive data processed by the application </w:t>
            </w:r>
            <w:proofErr w:type="gramStart"/>
            <w:r>
              <w:t>is identified</w:t>
            </w:r>
            <w:proofErr w:type="gramEnd"/>
            <w:r>
              <w:t>, and that there is an explicit policy for how access to this data must be controlled, encrypted and enforced under relevant data protection directives.</w:t>
            </w:r>
          </w:p>
        </w:tc>
        <w:tc>
          <w:tcPr>
            <w:tcW w:w="835" w:type="dxa"/>
            <w:shd w:val="clear" w:color="auto" w:fill="auto"/>
            <w:vAlign w:val="center"/>
          </w:tcPr>
          <w:p w14:paraId="12479552" w14:textId="239F535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5F3816C5" w14:textId="25BECBDB"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5CE7550" w14:textId="6B3C611A"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C772732" w14:textId="066622E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73B37C1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24FE3F51" w14:textId="1754ABBE" w:rsidR="004E3636" w:rsidRPr="005059BC" w:rsidRDefault="004E3636" w:rsidP="00A96035">
            <w:pPr>
              <w:pStyle w:val="TableHeading"/>
            </w:pPr>
            <w:r>
              <w:rPr>
                <w:b/>
                <w:color w:val="FFFFFF"/>
                <w:sz w:val="20"/>
                <w:szCs w:val="20"/>
                <w:shd w:val="clear" w:color="auto" w:fill="A5A5A5"/>
              </w:rPr>
              <w:t>9.3</w:t>
            </w:r>
          </w:p>
        </w:tc>
        <w:tc>
          <w:tcPr>
            <w:tcW w:w="4883" w:type="dxa"/>
            <w:shd w:val="clear" w:color="auto" w:fill="auto"/>
            <w:vAlign w:val="center"/>
          </w:tcPr>
          <w:p w14:paraId="48CFC750" w14:textId="264D4CA0"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 xml:space="preserve">Verify that all sensitive data </w:t>
            </w:r>
            <w:proofErr w:type="gramStart"/>
            <w:r>
              <w:t>is sent</w:t>
            </w:r>
            <w:proofErr w:type="gramEnd"/>
            <w:r>
              <w:t xml:space="preserve"> to the server in the HTTP message body or headers (i.e., URL parameters are never used to send sensitive data).</w:t>
            </w:r>
          </w:p>
        </w:tc>
        <w:tc>
          <w:tcPr>
            <w:tcW w:w="835" w:type="dxa"/>
            <w:shd w:val="clear" w:color="auto" w:fill="FFC000"/>
            <w:vAlign w:val="center"/>
          </w:tcPr>
          <w:p w14:paraId="661E2D70" w14:textId="7E815D3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2EC218AD" w14:textId="43E288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67396968" w14:textId="64A468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08D9C57" w14:textId="123C10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1622D99A"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AD3B74" w14:textId="255AC61A" w:rsidR="004E3636" w:rsidRPr="005059BC" w:rsidRDefault="004E3636" w:rsidP="00A96035">
            <w:pPr>
              <w:pStyle w:val="TableHeading"/>
            </w:pPr>
            <w:r>
              <w:rPr>
                <w:b/>
                <w:color w:val="FFFFFF"/>
                <w:sz w:val="20"/>
                <w:szCs w:val="20"/>
                <w:shd w:val="clear" w:color="auto" w:fill="A5A5A5"/>
              </w:rPr>
              <w:lastRenderedPageBreak/>
              <w:t>9.4</w:t>
            </w:r>
          </w:p>
        </w:tc>
        <w:tc>
          <w:tcPr>
            <w:tcW w:w="4883" w:type="dxa"/>
            <w:shd w:val="clear" w:color="auto" w:fill="auto"/>
            <w:vAlign w:val="center"/>
          </w:tcPr>
          <w:p w14:paraId="266EAA10" w14:textId="77777777" w:rsidR="004E3636" w:rsidRDefault="004E3636" w:rsidP="00C9160A">
            <w:pPr>
              <w:spacing w:before="0" w:after="100" w:line="196" w:lineRule="auto"/>
              <w:cnfStyle w:val="000000000000" w:firstRow="0" w:lastRow="0" w:firstColumn="0" w:lastColumn="0" w:oddVBand="0" w:evenVBand="0" w:oddHBand="0" w:evenHBand="0" w:firstRowFirstColumn="0" w:firstRowLastColumn="0" w:lastRowFirstColumn="0" w:lastRowLastColumn="0"/>
            </w:pPr>
            <w:r>
              <w:rPr>
                <w:sz w:val="20"/>
                <w:szCs w:val="20"/>
              </w:rPr>
              <w:t xml:space="preserve">Verify that the application sets appropriate anti-caching headers as per the risk of the application, such as the following: </w:t>
            </w:r>
          </w:p>
          <w:p w14:paraId="7E7F00C0"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Expires: Tue, 03 Jul 2001 06:00:00 GMT</w:t>
            </w:r>
          </w:p>
          <w:p w14:paraId="694CB6E4"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Last-Modified: {now} GMT</w:t>
            </w:r>
          </w:p>
          <w:p w14:paraId="3F112D75"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no-store, no-cache, must-revalidate, max-age=0</w:t>
            </w:r>
          </w:p>
          <w:p w14:paraId="1109B92C"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post-check=0, pre-check=0</w:t>
            </w:r>
          </w:p>
          <w:p w14:paraId="5BCE9F97" w14:textId="3D11946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rsidRPr="004E3636">
              <w:rPr>
                <w:rFonts w:ascii="Consolas" w:hAnsi="Consolas"/>
              </w:rPr>
              <w:t>Pragma: no-cache</w:t>
            </w:r>
          </w:p>
        </w:tc>
        <w:tc>
          <w:tcPr>
            <w:tcW w:w="835" w:type="dxa"/>
            <w:shd w:val="clear" w:color="auto" w:fill="FFC000"/>
            <w:vAlign w:val="center"/>
          </w:tcPr>
          <w:p w14:paraId="20CD4484" w14:textId="66769E23"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36" w:type="dxa"/>
            <w:shd w:val="clear" w:color="auto" w:fill="92D050"/>
            <w:vAlign w:val="center"/>
          </w:tcPr>
          <w:p w14:paraId="7DCA3B90" w14:textId="6F9D8E7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525C0BAE" w14:textId="0A6E43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30390288" w14:textId="432D7156"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6B70050D"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362AE5C" w14:textId="4161CF1A" w:rsidR="004E3636" w:rsidRPr="005059BC" w:rsidRDefault="004E3636" w:rsidP="00A96035">
            <w:pPr>
              <w:pStyle w:val="TableHeading"/>
            </w:pPr>
            <w:r>
              <w:rPr>
                <w:b/>
                <w:color w:val="FFFFFF"/>
                <w:sz w:val="20"/>
                <w:szCs w:val="20"/>
                <w:shd w:val="clear" w:color="auto" w:fill="A5A5A5"/>
              </w:rPr>
              <w:t>9.5</w:t>
            </w:r>
          </w:p>
        </w:tc>
        <w:tc>
          <w:tcPr>
            <w:tcW w:w="4883" w:type="dxa"/>
            <w:shd w:val="clear" w:color="auto" w:fill="auto"/>
            <w:vAlign w:val="center"/>
          </w:tcPr>
          <w:p w14:paraId="2BC7FCC7" w14:textId="6052F0A2"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on the server, all cached or temporary copies of sensitive data stored are protected from unauthorized access or purged/invalidated after the authorized user accesses the sensitive data.</w:t>
            </w:r>
          </w:p>
        </w:tc>
        <w:tc>
          <w:tcPr>
            <w:tcW w:w="835" w:type="dxa"/>
            <w:shd w:val="clear" w:color="auto" w:fill="auto"/>
            <w:vAlign w:val="center"/>
          </w:tcPr>
          <w:p w14:paraId="323933CA"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57848986" w14:textId="68E66F0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129CBBEA" w14:textId="6B3E939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1E1B882" w14:textId="5AB11A9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7D720A44"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37EBBE8" w14:textId="5754F954" w:rsidR="004E3636" w:rsidRPr="005059BC" w:rsidRDefault="004E3636" w:rsidP="00A96035">
            <w:pPr>
              <w:pStyle w:val="TableHeading"/>
            </w:pPr>
            <w:r>
              <w:rPr>
                <w:b/>
                <w:color w:val="FFFFFF"/>
                <w:sz w:val="20"/>
                <w:szCs w:val="20"/>
                <w:shd w:val="clear" w:color="auto" w:fill="A5A5A5"/>
              </w:rPr>
              <w:t>9.6</w:t>
            </w:r>
          </w:p>
        </w:tc>
        <w:tc>
          <w:tcPr>
            <w:tcW w:w="4883" w:type="dxa"/>
            <w:shd w:val="clear" w:color="auto" w:fill="auto"/>
            <w:vAlign w:val="center"/>
          </w:tcPr>
          <w:p w14:paraId="6FFB9A9B" w14:textId="71EDDE62"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that there is a method to remove each type of sensitive data from the application at the end of the required retention policy.</w:t>
            </w:r>
          </w:p>
        </w:tc>
        <w:tc>
          <w:tcPr>
            <w:tcW w:w="835" w:type="dxa"/>
            <w:shd w:val="clear" w:color="auto" w:fill="auto"/>
            <w:vAlign w:val="center"/>
          </w:tcPr>
          <w:p w14:paraId="226718A8"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6829B1AE"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22925972" w14:textId="4D7951C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637E4035" w14:textId="42425891"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4BE3CB6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1B00CAD1" w14:textId="064C8B65" w:rsidR="004E3636" w:rsidRPr="005059BC" w:rsidRDefault="004E3636" w:rsidP="00A96035">
            <w:pPr>
              <w:pStyle w:val="TableHeading"/>
            </w:pPr>
            <w:r>
              <w:rPr>
                <w:b/>
                <w:color w:val="FFFFFF"/>
                <w:sz w:val="20"/>
                <w:szCs w:val="20"/>
                <w:shd w:val="clear" w:color="auto" w:fill="A5A5A5"/>
              </w:rPr>
              <w:t>9.7</w:t>
            </w:r>
          </w:p>
        </w:tc>
        <w:tc>
          <w:tcPr>
            <w:tcW w:w="4883" w:type="dxa"/>
            <w:shd w:val="clear" w:color="auto" w:fill="auto"/>
            <w:vAlign w:val="center"/>
          </w:tcPr>
          <w:p w14:paraId="08716E00" w14:textId="418C5791"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the application minimizes the number of parameters in a request, such as hidden fields, Ajax variables, cookies and header values.</w:t>
            </w:r>
          </w:p>
        </w:tc>
        <w:tc>
          <w:tcPr>
            <w:tcW w:w="835" w:type="dxa"/>
            <w:shd w:val="clear" w:color="auto" w:fill="auto"/>
            <w:vAlign w:val="center"/>
          </w:tcPr>
          <w:p w14:paraId="0295A0B7"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41432E20" w14:textId="4008202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494D4A75" w14:textId="12C667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352E4A43" w14:textId="606F83ED"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5059BC" w14:paraId="62FE115E"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CFFDB54" w14:textId="31250F9D" w:rsidR="004E3636" w:rsidRPr="005059BC" w:rsidRDefault="004E3636" w:rsidP="00A96035">
            <w:pPr>
              <w:pStyle w:val="TableHeading"/>
            </w:pPr>
            <w:r>
              <w:rPr>
                <w:b/>
                <w:color w:val="FFFFFF"/>
                <w:sz w:val="20"/>
                <w:szCs w:val="20"/>
                <w:shd w:val="clear" w:color="auto" w:fill="A5A5A5"/>
              </w:rPr>
              <w:t>9.8</w:t>
            </w:r>
          </w:p>
        </w:tc>
        <w:tc>
          <w:tcPr>
            <w:tcW w:w="4883" w:type="dxa"/>
            <w:shd w:val="clear" w:color="auto" w:fill="auto"/>
            <w:vAlign w:val="center"/>
          </w:tcPr>
          <w:p w14:paraId="7E8E1155" w14:textId="75D4BED1"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the application has the ability to detect and alert on abnormal numbers of requests for data harvesting for an example screen scraping.</w:t>
            </w:r>
          </w:p>
        </w:tc>
        <w:tc>
          <w:tcPr>
            <w:tcW w:w="835" w:type="dxa"/>
            <w:shd w:val="clear" w:color="auto" w:fill="auto"/>
            <w:vAlign w:val="center"/>
          </w:tcPr>
          <w:p w14:paraId="2B3BF8C5"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36C36007"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047CACF" w14:textId="7DA94E6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D3C07A4" w14:textId="63310C8C"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5059BC" w14:paraId="15755A5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ED35DD" w14:textId="6BBB35F1" w:rsidR="004E3636" w:rsidRPr="005059BC" w:rsidRDefault="004E3636" w:rsidP="00A96035">
            <w:pPr>
              <w:pStyle w:val="TableHeading"/>
            </w:pPr>
            <w:r>
              <w:rPr>
                <w:b/>
                <w:color w:val="FFFFFF"/>
                <w:sz w:val="20"/>
                <w:szCs w:val="20"/>
                <w:shd w:val="clear" w:color="auto" w:fill="A5A5A5"/>
              </w:rPr>
              <w:t>9.9</w:t>
            </w:r>
          </w:p>
        </w:tc>
        <w:tc>
          <w:tcPr>
            <w:tcW w:w="4883" w:type="dxa"/>
            <w:shd w:val="clear" w:color="auto" w:fill="auto"/>
            <w:vAlign w:val="center"/>
          </w:tcPr>
          <w:p w14:paraId="72383CA5" w14:textId="08114BA6"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 xml:space="preserve">Verify that data stored in client side storage - such as HTML5 local storage, session storage, </w:t>
            </w:r>
            <w:proofErr w:type="spellStart"/>
            <w:r>
              <w:t>IndexedDB</w:t>
            </w:r>
            <w:proofErr w:type="spellEnd"/>
            <w:r>
              <w:t>, regular cookies or Flash cookies - does not contain sensitive or PII).</w:t>
            </w:r>
          </w:p>
        </w:tc>
        <w:tc>
          <w:tcPr>
            <w:tcW w:w="835" w:type="dxa"/>
            <w:shd w:val="clear" w:color="auto" w:fill="FFC000"/>
            <w:vAlign w:val="center"/>
          </w:tcPr>
          <w:p w14:paraId="727B6C37" w14:textId="1A8FE4C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03F377F0" w14:textId="1D47F54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2E4CF2B4" w14:textId="6C99F9A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5907A5ED" w14:textId="6A0BCA2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5059BC" w14:paraId="493A637B"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52170B33" w14:textId="6157C489" w:rsidR="004E3636" w:rsidRPr="005059BC" w:rsidRDefault="004E3636" w:rsidP="00A96035">
            <w:pPr>
              <w:pStyle w:val="TableHeading"/>
            </w:pPr>
            <w:r>
              <w:rPr>
                <w:b/>
                <w:color w:val="FFFFFF"/>
                <w:sz w:val="20"/>
                <w:szCs w:val="20"/>
                <w:shd w:val="clear" w:color="auto" w:fill="A5A5A5"/>
              </w:rPr>
              <w:t>9.10</w:t>
            </w:r>
          </w:p>
        </w:tc>
        <w:tc>
          <w:tcPr>
            <w:tcW w:w="4883" w:type="dxa"/>
            <w:shd w:val="clear" w:color="auto" w:fill="auto"/>
            <w:vAlign w:val="center"/>
          </w:tcPr>
          <w:p w14:paraId="591596B1" w14:textId="767C40A7"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 xml:space="preserve">Verify </w:t>
            </w:r>
            <w:ins w:id="681" w:author="jason" w:date="2016-01-10T00:01:00Z">
              <w:r w:rsidR="00310098">
                <w:t xml:space="preserve">that </w:t>
              </w:r>
            </w:ins>
            <w:r>
              <w:t xml:space="preserve">accessing sensitive data </w:t>
            </w:r>
            <w:proofErr w:type="gramStart"/>
            <w:r>
              <w:t>is logged</w:t>
            </w:r>
            <w:proofErr w:type="gramEnd"/>
            <w:ins w:id="682" w:author="jason" w:date="2016-01-10T00:01:00Z">
              <w:r w:rsidR="00310098">
                <w:t>,</w:t>
              </w:r>
            </w:ins>
            <w:del w:id="683" w:author="jason" w:date="2016-01-10T00:01:00Z">
              <w:r w:rsidDel="00310098">
                <w:delText>,</w:delText>
              </w:r>
            </w:del>
            <w:r>
              <w:t xml:space="preserve"> if the data is collected under relevant data protection directives</w:t>
            </w:r>
            <w:ins w:id="684" w:author="jason" w:date="2016-01-10T00:02:00Z">
              <w:r w:rsidR="00310098">
                <w:t>,</w:t>
              </w:r>
            </w:ins>
            <w:r>
              <w:t xml:space="preserve"> or where logging of accesses is required.</w:t>
            </w:r>
          </w:p>
        </w:tc>
        <w:tc>
          <w:tcPr>
            <w:tcW w:w="835" w:type="dxa"/>
            <w:shd w:val="clear" w:color="auto" w:fill="auto"/>
            <w:vAlign w:val="center"/>
          </w:tcPr>
          <w:p w14:paraId="2C42E51C" w14:textId="4E1F22B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92D050"/>
            <w:vAlign w:val="center"/>
          </w:tcPr>
          <w:p w14:paraId="1D5C30BA" w14:textId="647D42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74C602F8" w14:textId="347A4D6F"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6B6CD529" w14:textId="52F9638E"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5059BC" w14:paraId="7D699222"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0073A93" w14:textId="446D1C52" w:rsidR="004E3636" w:rsidRPr="005059BC" w:rsidRDefault="004E3636" w:rsidP="00A96035">
            <w:pPr>
              <w:pStyle w:val="TableHeading"/>
            </w:pPr>
            <w:r>
              <w:rPr>
                <w:b/>
                <w:color w:val="FFFFFF"/>
                <w:sz w:val="20"/>
                <w:szCs w:val="20"/>
                <w:shd w:val="clear" w:color="auto" w:fill="A5A5A5"/>
              </w:rPr>
              <w:t>9.11</w:t>
            </w:r>
          </w:p>
        </w:tc>
        <w:tc>
          <w:tcPr>
            <w:tcW w:w="4883" w:type="dxa"/>
            <w:shd w:val="clear" w:color="auto" w:fill="auto"/>
            <w:vAlign w:val="center"/>
          </w:tcPr>
          <w:p w14:paraId="105F11E4" w14:textId="28E4588C"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 xml:space="preserve">Verify that sensitive data </w:t>
            </w:r>
            <w:proofErr w:type="gramStart"/>
            <w:r>
              <w:t>is rapidly sanitized</w:t>
            </w:r>
            <w:proofErr w:type="gramEnd"/>
            <w:r>
              <w:t xml:space="preserve"> from memory as soon as it is no longer needed and handled in accordance to functions and techniques supported by the framework/library/operating system.</w:t>
            </w:r>
          </w:p>
        </w:tc>
        <w:tc>
          <w:tcPr>
            <w:tcW w:w="835" w:type="dxa"/>
            <w:shd w:val="clear" w:color="auto" w:fill="auto"/>
            <w:vAlign w:val="center"/>
          </w:tcPr>
          <w:p w14:paraId="2A3E0E4D" w14:textId="3D39A562"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29B77BD6" w14:textId="5B25B5C5"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F168EBD" w14:textId="50BB2846"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1F6EEC3D" w14:textId="3704D9E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56DFD12A" w14:textId="77777777" w:rsidR="00E34115" w:rsidRDefault="00E34115" w:rsidP="00E34115"/>
    <w:p w14:paraId="60C73087" w14:textId="77777777" w:rsidR="00D71B76" w:rsidRDefault="00D71B76" w:rsidP="00E34115">
      <w:pPr>
        <w:pStyle w:val="Heading2"/>
        <w:sectPr w:rsidR="00D71B76" w:rsidSect="008A3549">
          <w:headerReference w:type="even" r:id="rId40"/>
          <w:headerReference w:type="default" r:id="rId41"/>
          <w:footerReference w:type="even" r:id="rId42"/>
          <w:footerReference w:type="default" r:id="rId43"/>
          <w:pgSz w:w="11900" w:h="16840"/>
          <w:pgMar w:top="1440" w:right="1440" w:bottom="1440" w:left="1440" w:header="708" w:footer="708" w:gutter="0"/>
          <w:cols w:space="708"/>
          <w:titlePg/>
          <w:docGrid w:linePitch="360"/>
        </w:sectPr>
      </w:pPr>
    </w:p>
    <w:p w14:paraId="636828F3" w14:textId="763B6CBB" w:rsidR="00E34115" w:rsidRDefault="00E34115" w:rsidP="00E34115">
      <w:pPr>
        <w:pStyle w:val="Heading2"/>
      </w:pPr>
      <w:r>
        <w:lastRenderedPageBreak/>
        <w:t>References</w:t>
      </w:r>
    </w:p>
    <w:p w14:paraId="2DF7D350" w14:textId="77777777" w:rsidR="00E34115" w:rsidRPr="006317CA" w:rsidRDefault="00E34115" w:rsidP="00E34115">
      <w:r w:rsidRPr="006317CA">
        <w:t>For more information, please see</w:t>
      </w:r>
      <w:r>
        <w:t>:</w:t>
      </w:r>
    </w:p>
    <w:p w14:paraId="1E33B37D" w14:textId="77777777" w:rsidR="004E3636" w:rsidRDefault="004E3636" w:rsidP="009D1F1E">
      <w:pPr>
        <w:numPr>
          <w:ilvl w:val="0"/>
          <w:numId w:val="19"/>
        </w:numPr>
        <w:spacing w:before="200" w:after="0" w:line="276" w:lineRule="auto"/>
        <w:ind w:hanging="360"/>
        <w:contextualSpacing/>
      </w:pPr>
      <w:r>
        <w:t xml:space="preserve">User Privacy Protection Cheat Sheet: </w:t>
      </w:r>
      <w:hyperlink r:id="rId44">
        <w:r>
          <w:rPr>
            <w:color w:val="1155CC"/>
            <w:u w:val="single"/>
          </w:rPr>
          <w:t>https://www.owasp.org/index.php/User_Privacy_Protection_Cheat_Sheet</w:t>
        </w:r>
      </w:hyperlink>
    </w:p>
    <w:p w14:paraId="0F4BF245"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6F99F5BD" w14:textId="19545CC5" w:rsidR="00DF702A" w:rsidRDefault="00DF702A" w:rsidP="00BD5F80">
      <w:pPr>
        <w:pStyle w:val="Heading1"/>
      </w:pPr>
      <w:bookmarkStart w:id="689" w:name="_Toc440139688"/>
      <w:r>
        <w:lastRenderedPageBreak/>
        <w:t xml:space="preserve">V10: Communications </w:t>
      </w:r>
      <w:r w:rsidR="00C801A4">
        <w:t>s</w:t>
      </w:r>
      <w:r>
        <w:t xml:space="preserve">ecurity </w:t>
      </w:r>
      <w:r w:rsidR="00C801A4">
        <w:t>v</w:t>
      </w:r>
      <w:r>
        <w:t xml:space="preserve">erification </w:t>
      </w:r>
      <w:r w:rsidR="00C801A4">
        <w:t>r</w:t>
      </w:r>
      <w:r>
        <w:t>equirements</w:t>
      </w:r>
      <w:bookmarkEnd w:id="689"/>
    </w:p>
    <w:p w14:paraId="2B1F4206" w14:textId="77777777" w:rsidR="00CC340C" w:rsidRDefault="00CC340C" w:rsidP="00CC340C">
      <w:pPr>
        <w:pStyle w:val="Heading2"/>
      </w:pPr>
      <w:r>
        <w:t>Control objective</w:t>
      </w:r>
    </w:p>
    <w:p w14:paraId="749A0AC3" w14:textId="771517DF" w:rsidR="004E3636" w:rsidRDefault="004E3636" w:rsidP="004E3636">
      <w:r>
        <w:t xml:space="preserve">Ensure that a verified application satisfies the following </w:t>
      </w:r>
      <w:del w:id="690" w:author="jason" w:date="2016-01-10T00:02:00Z">
        <w:r w:rsidDel="00CB26B2">
          <w:delText>high level</w:delText>
        </w:r>
      </w:del>
      <w:ins w:id="691" w:author="jason" w:date="2016-01-10T00:02:00Z">
        <w:r w:rsidR="00CB26B2">
          <w:t>high-level</w:t>
        </w:r>
      </w:ins>
      <w:r>
        <w:t xml:space="preserve"> requirements:</w:t>
      </w:r>
    </w:p>
    <w:p w14:paraId="549BC024" w14:textId="6926D526" w:rsidR="004E3636" w:rsidRDefault="004E3636" w:rsidP="009D1F1E">
      <w:pPr>
        <w:pStyle w:val="ListParagraph"/>
        <w:numPr>
          <w:ilvl w:val="0"/>
          <w:numId w:val="21"/>
        </w:numPr>
      </w:pPr>
      <w:r>
        <w:rPr>
          <w:rFonts w:hint="eastAsia"/>
        </w:rPr>
        <w:t>That TLS is used where sensitive data is transmitted</w:t>
      </w:r>
    </w:p>
    <w:p w14:paraId="76271518" w14:textId="10D816F1" w:rsidR="004E3636" w:rsidRDefault="004E3636" w:rsidP="009D1F1E">
      <w:pPr>
        <w:pStyle w:val="ListParagraph"/>
        <w:numPr>
          <w:ilvl w:val="0"/>
          <w:numId w:val="21"/>
        </w:numPr>
      </w:pPr>
      <w:r>
        <w:rPr>
          <w:rFonts w:hint="eastAsia"/>
        </w:rPr>
        <w:t>That strong algorithms and ciphers are used at all times</w:t>
      </w:r>
      <w:del w:id="692" w:author="jason" w:date="2016-01-10T00:02:00Z">
        <w:r w:rsidDel="00CB26B2">
          <w:rPr>
            <w:rFonts w:hint="eastAsia"/>
          </w:rPr>
          <w:delText>.</w:delText>
        </w:r>
      </w:del>
    </w:p>
    <w:p w14:paraId="22C6520C" w14:textId="77777777" w:rsidR="00CC340C" w:rsidRDefault="00CC340C" w:rsidP="00CC340C">
      <w:pPr>
        <w:pStyle w:val="Heading2"/>
      </w:pPr>
      <w:r>
        <w:t>Requirements</w:t>
      </w:r>
    </w:p>
    <w:tbl>
      <w:tblPr>
        <w:tblStyle w:val="GridTable5DarkAccent3"/>
        <w:tblW w:w="5000" w:type="pct"/>
        <w:tblLook w:val="04A0" w:firstRow="1" w:lastRow="0" w:firstColumn="1" w:lastColumn="0" w:noHBand="0" w:noVBand="1"/>
      </w:tblPr>
      <w:tblGrid>
        <w:gridCol w:w="917"/>
        <w:gridCol w:w="5209"/>
        <w:gridCol w:w="686"/>
        <w:gridCol w:w="687"/>
        <w:gridCol w:w="687"/>
        <w:gridCol w:w="1050"/>
      </w:tblGrid>
      <w:tr w:rsidR="00EA7027" w:rsidRPr="0006757A" w14:paraId="0630A220" w14:textId="77777777" w:rsidTr="000B523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6D323B" w14:textId="09AFF0E7" w:rsidR="00EA7027" w:rsidRPr="0006757A" w:rsidRDefault="003C52FF" w:rsidP="001B1E6E">
            <w:pPr>
              <w:pStyle w:val="TableHeading"/>
              <w:rPr>
                <w:b/>
              </w:rPr>
            </w:pPr>
            <w:r w:rsidRPr="0006757A">
              <w:rPr>
                <w:b/>
              </w:rPr>
              <w:t>#</w:t>
            </w:r>
          </w:p>
        </w:tc>
        <w:tc>
          <w:tcPr>
            <w:tcW w:w="5082" w:type="dxa"/>
            <w:vAlign w:val="center"/>
          </w:tcPr>
          <w:p w14:paraId="6D2CE9CE" w14:textId="77777777" w:rsidR="00EA7027" w:rsidRPr="0006757A" w:rsidRDefault="00EA7027" w:rsidP="0006757A">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06757A">
              <w:rPr>
                <w:b/>
              </w:rPr>
              <w:t>Description</w:t>
            </w:r>
          </w:p>
        </w:tc>
        <w:tc>
          <w:tcPr>
            <w:tcW w:w="669" w:type="dxa"/>
            <w:vAlign w:val="center"/>
          </w:tcPr>
          <w:p w14:paraId="6F128516"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1</w:t>
            </w:r>
          </w:p>
        </w:tc>
        <w:tc>
          <w:tcPr>
            <w:tcW w:w="670" w:type="dxa"/>
            <w:vAlign w:val="center"/>
          </w:tcPr>
          <w:p w14:paraId="34888392"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2</w:t>
            </w:r>
          </w:p>
        </w:tc>
        <w:tc>
          <w:tcPr>
            <w:tcW w:w="670" w:type="dxa"/>
            <w:vAlign w:val="center"/>
          </w:tcPr>
          <w:p w14:paraId="742C4523"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3</w:t>
            </w:r>
          </w:p>
        </w:tc>
        <w:tc>
          <w:tcPr>
            <w:tcW w:w="1024" w:type="dxa"/>
            <w:vAlign w:val="center"/>
          </w:tcPr>
          <w:p w14:paraId="61654C65"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Since</w:t>
            </w:r>
          </w:p>
        </w:tc>
      </w:tr>
      <w:tr w:rsidR="004E3636" w:rsidRPr="00EA7027" w14:paraId="50948863"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1085815" w14:textId="5C3AA18A" w:rsidR="004E3636" w:rsidRPr="00EA7027" w:rsidRDefault="004E3636" w:rsidP="001B1E6E">
            <w:pPr>
              <w:pStyle w:val="TableHeading"/>
            </w:pPr>
            <w:r>
              <w:rPr>
                <w:b/>
                <w:color w:val="FFFFFF"/>
                <w:sz w:val="20"/>
                <w:szCs w:val="20"/>
                <w:shd w:val="clear" w:color="auto" w:fill="A5A5A5"/>
              </w:rPr>
              <w:t>10.1</w:t>
            </w:r>
          </w:p>
        </w:tc>
        <w:tc>
          <w:tcPr>
            <w:tcW w:w="5082" w:type="dxa"/>
            <w:shd w:val="clear" w:color="auto" w:fill="auto"/>
            <w:vAlign w:val="center"/>
          </w:tcPr>
          <w:p w14:paraId="3827CC03" w14:textId="37158CC9"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 xml:space="preserve">Verify that a path </w:t>
            </w:r>
            <w:proofErr w:type="gramStart"/>
            <w:r>
              <w:t>can be built</w:t>
            </w:r>
            <w:proofErr w:type="gramEnd"/>
            <w:r>
              <w:t xml:space="preserve"> from a trusted CA to each Transport Layer Security (TLS) server certificate, and that each server certificate is valid.</w:t>
            </w:r>
          </w:p>
        </w:tc>
        <w:tc>
          <w:tcPr>
            <w:tcW w:w="669" w:type="dxa"/>
            <w:shd w:val="clear" w:color="auto" w:fill="FFC000"/>
            <w:vAlign w:val="center"/>
          </w:tcPr>
          <w:p w14:paraId="69CA5346" w14:textId="4130BAE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11E994FA" w14:textId="057F5D7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4904E78D" w14:textId="0230F8B2"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5C33F6EB" w14:textId="2BC1781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3EF1493"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6D4110D5" w14:textId="50540186" w:rsidR="004E3636" w:rsidRPr="00EA7027" w:rsidRDefault="004E3636" w:rsidP="001B1E6E">
            <w:pPr>
              <w:pStyle w:val="TableHeading"/>
            </w:pPr>
            <w:r>
              <w:rPr>
                <w:b/>
                <w:color w:val="FFFFFF"/>
                <w:sz w:val="20"/>
                <w:szCs w:val="20"/>
                <w:shd w:val="clear" w:color="auto" w:fill="A5A5A5"/>
              </w:rPr>
              <w:t>10.3</w:t>
            </w:r>
          </w:p>
        </w:tc>
        <w:tc>
          <w:tcPr>
            <w:tcW w:w="5082" w:type="dxa"/>
            <w:shd w:val="clear" w:color="auto" w:fill="auto"/>
            <w:vAlign w:val="center"/>
          </w:tcPr>
          <w:p w14:paraId="742FB788" w14:textId="50C6DC34"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TLS is used for all connections (including both external and backend connections) that are authenticated or that involve sensitive data or functions, and does not fall back to insecure or unencrypted protocols. Ensure the strongest alternative is the preferred algorithm.</w:t>
            </w:r>
          </w:p>
        </w:tc>
        <w:tc>
          <w:tcPr>
            <w:tcW w:w="669" w:type="dxa"/>
            <w:shd w:val="clear" w:color="auto" w:fill="FFC000"/>
            <w:vAlign w:val="center"/>
          </w:tcPr>
          <w:p w14:paraId="65A0DBDB" w14:textId="3827EE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671F5FB6" w14:textId="6F042240"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9A7AC53" w14:textId="0CA2DC6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08AB282" w14:textId="5EEE054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1B7DB60B"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55F4FBE1" w14:textId="41CB5C14" w:rsidR="004E3636" w:rsidRPr="00EA7027" w:rsidRDefault="004E3636" w:rsidP="001B1E6E">
            <w:pPr>
              <w:pStyle w:val="TableHeading"/>
            </w:pPr>
            <w:r>
              <w:rPr>
                <w:b/>
                <w:color w:val="FFFFFF"/>
                <w:sz w:val="20"/>
                <w:szCs w:val="20"/>
                <w:shd w:val="clear" w:color="auto" w:fill="A5A5A5"/>
              </w:rPr>
              <w:t>10.4</w:t>
            </w:r>
          </w:p>
        </w:tc>
        <w:tc>
          <w:tcPr>
            <w:tcW w:w="5082" w:type="dxa"/>
            <w:shd w:val="clear" w:color="auto" w:fill="auto"/>
            <w:vAlign w:val="center"/>
          </w:tcPr>
          <w:p w14:paraId="326FD496" w14:textId="77FA97E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 xml:space="preserve">Verify that backend TLS connection failures </w:t>
            </w:r>
            <w:proofErr w:type="gramStart"/>
            <w:r>
              <w:t>are logged</w:t>
            </w:r>
            <w:proofErr w:type="gramEnd"/>
            <w:r>
              <w:t>.</w:t>
            </w:r>
          </w:p>
        </w:tc>
        <w:tc>
          <w:tcPr>
            <w:tcW w:w="669" w:type="dxa"/>
            <w:shd w:val="clear" w:color="auto" w:fill="auto"/>
            <w:vAlign w:val="center"/>
          </w:tcPr>
          <w:p w14:paraId="073B3CE9" w14:textId="3177DD1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069C75E3" w14:textId="1131759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B6344A1" w14:textId="6C4E496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6A4CB30C" w14:textId="12635DAC"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416BD48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40BD7FF0" w14:textId="31984269" w:rsidR="004E3636" w:rsidRPr="00EA7027" w:rsidRDefault="004E3636" w:rsidP="001B1E6E">
            <w:pPr>
              <w:pStyle w:val="TableHeading"/>
            </w:pPr>
            <w:r>
              <w:rPr>
                <w:b/>
                <w:color w:val="FFFFFF"/>
                <w:sz w:val="20"/>
                <w:szCs w:val="20"/>
                <w:shd w:val="clear" w:color="auto" w:fill="A5A5A5"/>
              </w:rPr>
              <w:t>10.5</w:t>
            </w:r>
          </w:p>
        </w:tc>
        <w:tc>
          <w:tcPr>
            <w:tcW w:w="5082" w:type="dxa"/>
            <w:shd w:val="clear" w:color="auto" w:fill="auto"/>
            <w:vAlign w:val="center"/>
          </w:tcPr>
          <w:p w14:paraId="40E20004" w14:textId="63A31B30"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 xml:space="preserve">Verify that certificate paths </w:t>
            </w:r>
            <w:proofErr w:type="gramStart"/>
            <w:r>
              <w:t>are built and verified for all client certificates using configured trust anchors and revocation information</w:t>
            </w:r>
            <w:proofErr w:type="gramEnd"/>
            <w:r>
              <w:t>.</w:t>
            </w:r>
          </w:p>
        </w:tc>
        <w:tc>
          <w:tcPr>
            <w:tcW w:w="669" w:type="dxa"/>
            <w:shd w:val="clear" w:color="auto" w:fill="auto"/>
            <w:vAlign w:val="center"/>
          </w:tcPr>
          <w:p w14:paraId="39276D86"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38A17FE0"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26B3982E" w14:textId="090D543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52E1F473" w14:textId="5F63CB4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595BB8B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60C4A5A4" w14:textId="39387323" w:rsidR="004E3636" w:rsidRPr="00EA7027" w:rsidRDefault="004E3636" w:rsidP="001B1E6E">
            <w:pPr>
              <w:pStyle w:val="TableHeading"/>
            </w:pPr>
            <w:r>
              <w:rPr>
                <w:b/>
                <w:color w:val="FFFFFF"/>
                <w:sz w:val="20"/>
                <w:szCs w:val="20"/>
                <w:shd w:val="clear" w:color="auto" w:fill="A5A5A5"/>
              </w:rPr>
              <w:t>10.6</w:t>
            </w:r>
          </w:p>
        </w:tc>
        <w:tc>
          <w:tcPr>
            <w:tcW w:w="5082" w:type="dxa"/>
            <w:shd w:val="clear" w:color="auto" w:fill="auto"/>
            <w:vAlign w:val="center"/>
          </w:tcPr>
          <w:p w14:paraId="73136EAC" w14:textId="0356F45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 xml:space="preserve">Verify that all connections to external systems that involve sensitive information or functions </w:t>
            </w:r>
            <w:proofErr w:type="gramStart"/>
            <w:r>
              <w:t>are authenticated</w:t>
            </w:r>
            <w:proofErr w:type="gramEnd"/>
            <w:r>
              <w:t>.</w:t>
            </w:r>
          </w:p>
        </w:tc>
        <w:tc>
          <w:tcPr>
            <w:tcW w:w="669" w:type="dxa"/>
            <w:shd w:val="clear" w:color="auto" w:fill="auto"/>
            <w:vAlign w:val="center"/>
          </w:tcPr>
          <w:p w14:paraId="4B89C47B"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7F43703B" w14:textId="127AE0E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5935878F" w14:textId="0F11C90B"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759E6A2A" w14:textId="385A726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6212D6B1"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2EC9BD83" w14:textId="45A5DA02" w:rsidR="004E3636" w:rsidRPr="00EA7027" w:rsidRDefault="004E3636" w:rsidP="001B1E6E">
            <w:pPr>
              <w:pStyle w:val="TableHeading"/>
            </w:pPr>
            <w:r>
              <w:rPr>
                <w:b/>
                <w:color w:val="FFFFFF"/>
                <w:sz w:val="20"/>
                <w:szCs w:val="20"/>
                <w:shd w:val="clear" w:color="auto" w:fill="A5A5A5"/>
              </w:rPr>
              <w:t>10.8</w:t>
            </w:r>
          </w:p>
        </w:tc>
        <w:tc>
          <w:tcPr>
            <w:tcW w:w="5082" w:type="dxa"/>
            <w:shd w:val="clear" w:color="auto" w:fill="auto"/>
            <w:vAlign w:val="center"/>
          </w:tcPr>
          <w:p w14:paraId="0C78288E" w14:textId="39E8FA76"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 xml:space="preserve">Verify that there is a single standard TLS implementation that </w:t>
            </w:r>
            <w:proofErr w:type="gramStart"/>
            <w:r>
              <w:t>is used</w:t>
            </w:r>
            <w:proofErr w:type="gramEnd"/>
            <w:r>
              <w:t xml:space="preserve"> by the application that is configured to operate in an approved mode of operation.</w:t>
            </w:r>
          </w:p>
        </w:tc>
        <w:tc>
          <w:tcPr>
            <w:tcW w:w="669" w:type="dxa"/>
            <w:shd w:val="clear" w:color="auto" w:fill="auto"/>
            <w:vAlign w:val="center"/>
          </w:tcPr>
          <w:p w14:paraId="78B87A84"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58411D3A" w14:textId="59C7324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550B1CE6" w14:textId="00E3B73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266093CD" w14:textId="3AF915C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42243E7F"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7C33F7D" w14:textId="06A965D5" w:rsidR="004E3636" w:rsidRPr="00EA7027" w:rsidRDefault="004E3636" w:rsidP="001B1E6E">
            <w:pPr>
              <w:pStyle w:val="TableHeading"/>
            </w:pPr>
            <w:r>
              <w:rPr>
                <w:b/>
                <w:color w:val="FFFFFF"/>
                <w:sz w:val="20"/>
                <w:szCs w:val="20"/>
                <w:shd w:val="clear" w:color="auto" w:fill="A5A5A5"/>
              </w:rPr>
              <w:t>10.10</w:t>
            </w:r>
          </w:p>
        </w:tc>
        <w:tc>
          <w:tcPr>
            <w:tcW w:w="5082" w:type="dxa"/>
            <w:shd w:val="clear" w:color="auto" w:fill="auto"/>
            <w:vAlign w:val="center"/>
          </w:tcPr>
          <w:p w14:paraId="68674333" w14:textId="39DD4B9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 xml:space="preserve">Verify that TLS certificate public key pinning </w:t>
            </w:r>
            <w:proofErr w:type="gramStart"/>
            <w:r>
              <w:t>is implemented</w:t>
            </w:r>
            <w:proofErr w:type="gramEnd"/>
            <w:r>
              <w:t xml:space="preserve"> with production and backup public keys. For more information, please see the references below. </w:t>
            </w:r>
          </w:p>
        </w:tc>
        <w:tc>
          <w:tcPr>
            <w:tcW w:w="669" w:type="dxa"/>
            <w:shd w:val="clear" w:color="auto" w:fill="auto"/>
            <w:vAlign w:val="center"/>
          </w:tcPr>
          <w:p w14:paraId="5C89DC7C"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2FDC5C89"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3D6C54B" w14:textId="00C5F1E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515B99B3" w14:textId="44DDF21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427BB11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37E5925" w14:textId="2BB44D75" w:rsidR="004E3636" w:rsidRPr="00EA7027" w:rsidRDefault="004E3636" w:rsidP="001B1E6E">
            <w:pPr>
              <w:pStyle w:val="TableHeading"/>
            </w:pPr>
            <w:r>
              <w:rPr>
                <w:b/>
                <w:color w:val="FFFFFF"/>
                <w:sz w:val="20"/>
                <w:szCs w:val="20"/>
                <w:shd w:val="clear" w:color="auto" w:fill="A5A5A5"/>
              </w:rPr>
              <w:t>10.11</w:t>
            </w:r>
          </w:p>
        </w:tc>
        <w:tc>
          <w:tcPr>
            <w:tcW w:w="5082" w:type="dxa"/>
            <w:shd w:val="clear" w:color="auto" w:fill="auto"/>
            <w:vAlign w:val="center"/>
          </w:tcPr>
          <w:p w14:paraId="212E8D1A" w14:textId="79A8FD8C" w:rsidR="004E3636" w:rsidRPr="00EA7027" w:rsidRDefault="004E3636" w:rsidP="00085FFB">
            <w:pPr>
              <w:pStyle w:val="TableBody"/>
              <w:cnfStyle w:val="000000000000" w:firstRow="0" w:lastRow="0" w:firstColumn="0" w:lastColumn="0" w:oddVBand="0" w:evenVBand="0" w:oddHBand="0" w:evenHBand="0" w:firstRowFirstColumn="0" w:firstRowLastColumn="0" w:lastRowFirstColumn="0" w:lastRowLastColumn="0"/>
            </w:pPr>
            <w:r>
              <w:t xml:space="preserve">Verify that HTTP Strict Transport Security headers are included on all requests and for all subdomains, such as Strict-Transport-Security: max-age=15724800; </w:t>
            </w:r>
            <w:proofErr w:type="spellStart"/>
            <w:r>
              <w:t>includeSubdomains</w:t>
            </w:r>
            <w:proofErr w:type="spellEnd"/>
          </w:p>
        </w:tc>
        <w:tc>
          <w:tcPr>
            <w:tcW w:w="669" w:type="dxa"/>
            <w:shd w:val="clear" w:color="auto" w:fill="FFC000"/>
            <w:vAlign w:val="center"/>
          </w:tcPr>
          <w:p w14:paraId="11E7DBD1" w14:textId="119D985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06E88B57" w14:textId="65EA8F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223634BE" w14:textId="729EAD1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14920FFA" w14:textId="4C640D79"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2DC8DC5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1E451C24" w14:textId="3F0C5A5F" w:rsidR="004E3636" w:rsidRPr="00EA7027" w:rsidRDefault="004E3636" w:rsidP="001B1E6E">
            <w:pPr>
              <w:pStyle w:val="TableHeading"/>
            </w:pPr>
            <w:r>
              <w:rPr>
                <w:b/>
                <w:color w:val="FFFFFF"/>
                <w:sz w:val="20"/>
                <w:szCs w:val="20"/>
                <w:shd w:val="clear" w:color="auto" w:fill="A5A5A5"/>
              </w:rPr>
              <w:lastRenderedPageBreak/>
              <w:t>10.12</w:t>
            </w:r>
          </w:p>
        </w:tc>
        <w:tc>
          <w:tcPr>
            <w:tcW w:w="5082" w:type="dxa"/>
            <w:shd w:val="clear" w:color="auto" w:fill="auto"/>
            <w:vAlign w:val="center"/>
          </w:tcPr>
          <w:p w14:paraId="5C555CAE" w14:textId="6313D81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 xml:space="preserve">Verify that production website URL </w:t>
            </w:r>
            <w:proofErr w:type="gramStart"/>
            <w:r>
              <w:t>has been submitted</w:t>
            </w:r>
            <w:proofErr w:type="gramEnd"/>
            <w:r>
              <w:t xml:space="preserve"> to preloaded list of Strict Transport Security domains maintained by web browser vendors. Please see the references below.</w:t>
            </w:r>
          </w:p>
        </w:tc>
        <w:tc>
          <w:tcPr>
            <w:tcW w:w="669" w:type="dxa"/>
            <w:shd w:val="clear" w:color="auto" w:fill="auto"/>
            <w:vAlign w:val="center"/>
          </w:tcPr>
          <w:p w14:paraId="51D1639D"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68E76728"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106D63AB" w14:textId="3565B00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4F954D72" w14:textId="191DD01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05DDC2D7"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DB9CBDA" w14:textId="57F3B252" w:rsidR="004E3636" w:rsidRPr="00EA7027" w:rsidRDefault="004E3636" w:rsidP="001B1E6E">
            <w:pPr>
              <w:pStyle w:val="TableHeading"/>
            </w:pPr>
            <w:r>
              <w:rPr>
                <w:b/>
                <w:color w:val="FFFFFF"/>
                <w:sz w:val="20"/>
                <w:szCs w:val="20"/>
                <w:shd w:val="clear" w:color="auto" w:fill="A5A5A5"/>
              </w:rPr>
              <w:t>10.13</w:t>
            </w:r>
          </w:p>
        </w:tc>
        <w:tc>
          <w:tcPr>
            <w:tcW w:w="5082" w:type="dxa"/>
            <w:shd w:val="clear" w:color="auto" w:fill="auto"/>
            <w:vAlign w:val="center"/>
          </w:tcPr>
          <w:p w14:paraId="2BCE204C" w14:textId="0B552041" w:rsidR="004E3636" w:rsidRPr="00EA7027" w:rsidRDefault="004E3636" w:rsidP="00647177">
            <w:pPr>
              <w:pStyle w:val="TableBody"/>
              <w:cnfStyle w:val="000000000000" w:firstRow="0" w:lastRow="0" w:firstColumn="0" w:lastColumn="0" w:oddVBand="0" w:evenVBand="0" w:oddHBand="0" w:evenHBand="0" w:firstRowFirstColumn="0" w:firstRowLastColumn="0" w:lastRowFirstColumn="0" w:lastRowLastColumn="0"/>
            </w:pPr>
            <w:r>
              <w:t>Ensure forward secrecy ciphers are in use to mitigate passive attackers recording traffic.</w:t>
            </w:r>
          </w:p>
        </w:tc>
        <w:tc>
          <w:tcPr>
            <w:tcW w:w="669" w:type="dxa"/>
            <w:shd w:val="clear" w:color="auto" w:fill="FFC000"/>
            <w:vAlign w:val="center"/>
          </w:tcPr>
          <w:p w14:paraId="1DB9BCA2" w14:textId="27C3A40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79864F17" w14:textId="1779169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095270F" w14:textId="1B6525A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082E1C" w14:textId="12616BD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7A2F52AC"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27885D57" w14:textId="3B0CDC64" w:rsidR="004E3636" w:rsidRPr="00EA7027" w:rsidRDefault="004E3636" w:rsidP="001B1E6E">
            <w:pPr>
              <w:pStyle w:val="TableHeading"/>
            </w:pPr>
            <w:r>
              <w:rPr>
                <w:b/>
                <w:color w:val="FFFFFF"/>
                <w:sz w:val="20"/>
                <w:szCs w:val="20"/>
                <w:shd w:val="clear" w:color="auto" w:fill="A5A5A5"/>
              </w:rPr>
              <w:t>V10.14</w:t>
            </w:r>
          </w:p>
        </w:tc>
        <w:tc>
          <w:tcPr>
            <w:tcW w:w="5082" w:type="dxa"/>
            <w:shd w:val="clear" w:color="auto" w:fill="auto"/>
            <w:vAlign w:val="center"/>
          </w:tcPr>
          <w:p w14:paraId="3571A507" w14:textId="5BC31ECD"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 xml:space="preserve">Verify that proper certification revocation, such as Online Certificate Status Protocol (OSCP) Stapling, </w:t>
            </w:r>
            <w:proofErr w:type="gramStart"/>
            <w:r>
              <w:t>is enabled and configured</w:t>
            </w:r>
            <w:proofErr w:type="gramEnd"/>
            <w:r>
              <w:t>.</w:t>
            </w:r>
          </w:p>
        </w:tc>
        <w:tc>
          <w:tcPr>
            <w:tcW w:w="669" w:type="dxa"/>
            <w:shd w:val="clear" w:color="auto" w:fill="FFC000"/>
            <w:vAlign w:val="center"/>
          </w:tcPr>
          <w:p w14:paraId="63D4CFE3" w14:textId="3E73664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6382934" w14:textId="6C27BB0F"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6391A5C0" w14:textId="4B4025A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90AC4F" w14:textId="76F19DEE"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41E7F7E"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48399FB" w14:textId="776FB1AE" w:rsidR="004E3636" w:rsidRPr="00EA7027" w:rsidRDefault="004E3636" w:rsidP="001B1E6E">
            <w:pPr>
              <w:pStyle w:val="TableHeading"/>
            </w:pPr>
            <w:r>
              <w:rPr>
                <w:b/>
                <w:color w:val="FFFFFF"/>
                <w:sz w:val="20"/>
                <w:szCs w:val="20"/>
                <w:shd w:val="clear" w:color="auto" w:fill="A5A5A5"/>
              </w:rPr>
              <w:t>V10.15</w:t>
            </w:r>
          </w:p>
        </w:tc>
        <w:tc>
          <w:tcPr>
            <w:tcW w:w="5082" w:type="dxa"/>
            <w:shd w:val="clear" w:color="auto" w:fill="auto"/>
            <w:vAlign w:val="center"/>
          </w:tcPr>
          <w:p w14:paraId="47B6F1A6" w14:textId="6781795C"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 xml:space="preserve">Verify that only strong algorithms, ciphers, and protocols </w:t>
            </w:r>
            <w:proofErr w:type="gramStart"/>
            <w:r>
              <w:t>are used</w:t>
            </w:r>
            <w:proofErr w:type="gramEnd"/>
            <w:r>
              <w:t>, through all the certificate hierarchy, including root and intermediary certificates of your selected certifying authority.</w:t>
            </w:r>
          </w:p>
        </w:tc>
        <w:tc>
          <w:tcPr>
            <w:tcW w:w="669" w:type="dxa"/>
            <w:shd w:val="clear" w:color="auto" w:fill="FFC000"/>
            <w:vAlign w:val="center"/>
          </w:tcPr>
          <w:p w14:paraId="50614160" w14:textId="2E44B5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3E15D212" w14:textId="1D066E9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6628E057" w14:textId="1ACCB1B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493367B6" w14:textId="39CA17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BC6E53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310DDE77" w14:textId="130059BF" w:rsidR="004E3636" w:rsidRPr="00EA7027" w:rsidRDefault="004E3636" w:rsidP="001B1E6E">
            <w:pPr>
              <w:pStyle w:val="TableHeading"/>
            </w:pPr>
            <w:r>
              <w:rPr>
                <w:b/>
                <w:color w:val="FFFFFF"/>
                <w:sz w:val="20"/>
                <w:szCs w:val="20"/>
                <w:shd w:val="clear" w:color="auto" w:fill="A5A5A5"/>
              </w:rPr>
              <w:t>V10.16</w:t>
            </w:r>
          </w:p>
        </w:tc>
        <w:tc>
          <w:tcPr>
            <w:tcW w:w="5082" w:type="dxa"/>
            <w:shd w:val="clear" w:color="auto" w:fill="auto"/>
            <w:vAlign w:val="center"/>
          </w:tcPr>
          <w:p w14:paraId="7C1C3EF6" w14:textId="6D19A4EC"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the TLS settings are in line with current leading practice, particularly as common configurations, ciphers, and algorithms become insecure.</w:t>
            </w:r>
          </w:p>
        </w:tc>
        <w:tc>
          <w:tcPr>
            <w:tcW w:w="669" w:type="dxa"/>
            <w:shd w:val="clear" w:color="auto" w:fill="FFC000"/>
            <w:vAlign w:val="center"/>
          </w:tcPr>
          <w:p w14:paraId="62A86B5C" w14:textId="1907175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22B9C55" w14:textId="4016EA3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0E196902" w14:textId="4A247E73"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FDE3C94" w14:textId="7513D146"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F1DEB58" w14:textId="77777777" w:rsidR="00E34115" w:rsidRPr="00E34115" w:rsidRDefault="00E34115" w:rsidP="00E34115"/>
    <w:p w14:paraId="29DA5601" w14:textId="77777777" w:rsidR="00E34115" w:rsidRPr="00E34115" w:rsidRDefault="00E34115" w:rsidP="00E34115">
      <w:pPr>
        <w:pStyle w:val="Heading2"/>
      </w:pPr>
      <w:r w:rsidRPr="00E34115">
        <w:t>References</w:t>
      </w:r>
    </w:p>
    <w:p w14:paraId="38221F55" w14:textId="77777777" w:rsidR="00E34115" w:rsidRPr="00E34115" w:rsidRDefault="00E34115" w:rsidP="00E34115">
      <w:r w:rsidRPr="00E34115">
        <w:t>For more information, please see:</w:t>
      </w:r>
    </w:p>
    <w:p w14:paraId="62A6FA03" w14:textId="77777777" w:rsidR="00424FB9" w:rsidRPr="000C536A" w:rsidRDefault="00424FB9" w:rsidP="009D1F1E">
      <w:pPr>
        <w:pStyle w:val="ListParagraph"/>
        <w:numPr>
          <w:ilvl w:val="0"/>
          <w:numId w:val="2"/>
        </w:numPr>
      </w:pPr>
      <w:proofErr w:type="gramStart"/>
      <w:r>
        <w:rPr>
          <w:b/>
        </w:rPr>
        <w:t>OWASP – TLS Cheat Sheet.</w:t>
      </w:r>
      <w:proofErr w:type="gramEnd"/>
      <w:r>
        <w:rPr>
          <w:b/>
        </w:rPr>
        <w:t xml:space="preserve"> </w:t>
      </w:r>
      <w:hyperlink r:id="rId45" w:history="1">
        <w:r w:rsidRPr="000C536A">
          <w:rPr>
            <w:rStyle w:val="Hyperlink"/>
          </w:rPr>
          <w:t>https://www.owasp.org/index.php/Transport_Layer_Protection_Cheat_Sheet</w:t>
        </w:r>
      </w:hyperlink>
      <w:r w:rsidRPr="000C536A">
        <w:t xml:space="preserve"> </w:t>
      </w:r>
    </w:p>
    <w:p w14:paraId="6EA0967D" w14:textId="5ED11413" w:rsidR="00085FFB" w:rsidRPr="00085FFB" w:rsidRDefault="00424FB9" w:rsidP="009D1F1E">
      <w:pPr>
        <w:pStyle w:val="ListParagraph"/>
        <w:numPr>
          <w:ilvl w:val="0"/>
          <w:numId w:val="2"/>
        </w:numPr>
      </w:pPr>
      <w:proofErr w:type="gramStart"/>
      <w:r>
        <w:rPr>
          <w:b/>
        </w:rPr>
        <w:t>Notes on “A</w:t>
      </w:r>
      <w:r w:rsidR="00085FFB" w:rsidRPr="00085FFB">
        <w:rPr>
          <w:b/>
        </w:rPr>
        <w:t>pproved modes of TLS</w:t>
      </w:r>
      <w:r>
        <w:rPr>
          <w:b/>
        </w:rPr>
        <w:t>”</w:t>
      </w:r>
      <w:r w:rsidR="00085FFB">
        <w:t>.</w:t>
      </w:r>
      <w:proofErr w:type="gramEnd"/>
      <w:r w:rsidR="00085FFB">
        <w:t xml:space="preserve"> In the past, the ASVS referred to the US standard FIPS 140-2, but as a global standard, applying US standards this can be difficult, contradictory, or confusing to apply. A better method of achieving compliance with 10.8 would be to </w:t>
      </w:r>
      <w:r w:rsidR="00C2350A">
        <w:t>review guides such as (</w:t>
      </w:r>
      <w:hyperlink r:id="rId46" w:history="1">
        <w:r w:rsidR="00C2350A" w:rsidRPr="00157203">
          <w:rPr>
            <w:rStyle w:val="Hyperlink"/>
          </w:rPr>
          <w:t>https://wiki.mozilla.org/Security/Server_Side_TLS)</w:t>
        </w:r>
      </w:hyperlink>
      <w:r w:rsidR="00C2350A">
        <w:t>, generate known good configurations (</w:t>
      </w:r>
      <w:hyperlink r:id="rId47" w:history="1">
        <w:r w:rsidR="00C2350A" w:rsidRPr="00157203">
          <w:rPr>
            <w:rStyle w:val="Hyperlink"/>
          </w:rPr>
          <w:t>https://mozilla.github.io/server-side-tls/ssl-config-generator/</w:t>
        </w:r>
      </w:hyperlink>
      <w:r w:rsidR="00C2350A">
        <w:t xml:space="preserve">), and </w:t>
      </w:r>
      <w:r w:rsidR="00085FFB">
        <w:t xml:space="preserve">use known TLS evaluation tools, such as </w:t>
      </w:r>
      <w:proofErr w:type="spellStart"/>
      <w:r w:rsidR="00085FFB">
        <w:t>sslyze</w:t>
      </w:r>
      <w:proofErr w:type="spellEnd"/>
      <w:r w:rsidR="00085FFB">
        <w:t>, various vulnerability scanners or trusted TLS online assessment services to obtain a desired level of security.</w:t>
      </w:r>
      <w:r w:rsidR="00401AC6">
        <w:t xml:space="preserve"> In general, we see non-compliance for this section being the use of outdated or </w:t>
      </w:r>
      <w:r w:rsidR="00401AC6">
        <w:lastRenderedPageBreak/>
        <w:t xml:space="preserve">insecure ciphers and algorithms, the lack of perfect forward secrecy, outdated or insecure SSL protocols, </w:t>
      </w:r>
      <w:r w:rsidR="00653FC6">
        <w:t xml:space="preserve">weak preferred ciphers, </w:t>
      </w:r>
      <w:r w:rsidR="00401AC6">
        <w:t xml:space="preserve">and so on. </w:t>
      </w:r>
    </w:p>
    <w:p w14:paraId="2097EB38" w14:textId="7C5C9551" w:rsidR="00647177" w:rsidRDefault="00647177" w:rsidP="009D1F1E">
      <w:pPr>
        <w:pStyle w:val="ListParagraph"/>
        <w:numPr>
          <w:ilvl w:val="0"/>
          <w:numId w:val="2"/>
        </w:numPr>
      </w:pPr>
      <w:r w:rsidRPr="00F3761C">
        <w:rPr>
          <w:b/>
        </w:rPr>
        <w:t>Certificate pinning</w:t>
      </w:r>
      <w:del w:id="693" w:author="jason" w:date="2016-01-10T09:52:00Z">
        <w:r w:rsidDel="00C6067C">
          <w:delText>.</w:delText>
        </w:r>
      </w:del>
      <w:r>
        <w:t xml:space="preserve"> </w:t>
      </w:r>
      <w:ins w:id="694" w:author="jason" w:date="2016-01-10T09:52:00Z">
        <w:r w:rsidR="00C6067C">
          <w:t xml:space="preserve">- </w:t>
        </w:r>
      </w:ins>
      <w:r>
        <w:t xml:space="preserve">For more information please review </w:t>
      </w:r>
      <w:hyperlink r:id="rId48" w:history="1">
        <w:r w:rsidRPr="00157203">
          <w:rPr>
            <w:rStyle w:val="Hyperlink"/>
          </w:rPr>
          <w:t>https://tools.ietf.org/html/rfc7469</w:t>
        </w:r>
      </w:hyperlink>
      <w:r>
        <w:t xml:space="preserve">. The rationale behind certificate pinning for production and backup keys is </w:t>
      </w:r>
      <w:del w:id="695" w:author="jason" w:date="2016-01-10T09:56:00Z">
        <w:r w:rsidDel="00C6067C">
          <w:delText>business continuity</w:delText>
        </w:r>
      </w:del>
      <w:ins w:id="696" w:author="jason" w:date="2016-01-10T09:56:00Z">
        <w:r w:rsidR="00C6067C">
          <w:t xml:space="preserve">to prevent man-in-the-middle </w:t>
        </w:r>
      </w:ins>
      <w:ins w:id="697" w:author="jason" w:date="2016-01-10T09:57:00Z">
        <w:r w:rsidR="00C6067C">
          <w:t xml:space="preserve">(MITM) </w:t>
        </w:r>
      </w:ins>
      <w:ins w:id="698" w:author="jason" w:date="2016-01-10T09:56:00Z">
        <w:r w:rsidR="00C6067C">
          <w:t xml:space="preserve">attacks via </w:t>
        </w:r>
        <w:proofErr w:type="spellStart"/>
        <w:r w:rsidR="00C6067C">
          <w:t>misissued</w:t>
        </w:r>
        <w:proofErr w:type="spellEnd"/>
        <w:r w:rsidR="00C6067C">
          <w:t xml:space="preserve"> certificates</w:t>
        </w:r>
      </w:ins>
      <w:r>
        <w:t xml:space="preserve"> - see </w:t>
      </w:r>
      <w:hyperlink r:id="rId49" w:history="1">
        <w:r w:rsidRPr="00157203">
          <w:rPr>
            <w:rStyle w:val="Hyperlink"/>
          </w:rPr>
          <w:t>https://noncombatant.org/2015/05/01/about-http-public-key-pinning/</w:t>
        </w:r>
      </w:hyperlink>
      <w:r>
        <w:t xml:space="preserve"> </w:t>
      </w:r>
    </w:p>
    <w:p w14:paraId="3BBAD5FC" w14:textId="7F277CCF" w:rsidR="003C52FF" w:rsidRPr="00DF702A" w:rsidRDefault="003657C8" w:rsidP="009D1F1E">
      <w:pPr>
        <w:pStyle w:val="ListParagraph"/>
        <w:numPr>
          <w:ilvl w:val="0"/>
          <w:numId w:val="2"/>
        </w:numPr>
      </w:pPr>
      <w:r w:rsidRPr="00F3761C">
        <w:rPr>
          <w:b/>
        </w:rPr>
        <w:t>Pre-loading HTTP Strict Transport Security</w:t>
      </w:r>
      <w:r w:rsidRPr="00F3761C">
        <w:rPr>
          <w:b/>
        </w:rPr>
        <w:br/>
      </w:r>
      <w:hyperlink r:id="rId50" w:history="1">
        <w:r w:rsidRPr="00157203">
          <w:rPr>
            <w:rStyle w:val="Hyperlink"/>
          </w:rPr>
          <w:t>https://www.chromium.org/hsts</w:t>
        </w:r>
      </w:hyperlink>
      <w:r>
        <w:t xml:space="preserve"> </w:t>
      </w:r>
    </w:p>
    <w:p w14:paraId="2E5BCB6A"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12975D4E" w14:textId="0B0EECBE" w:rsidR="00DF702A" w:rsidRDefault="00DF702A" w:rsidP="00BD5F80">
      <w:pPr>
        <w:pStyle w:val="Heading1"/>
      </w:pPr>
      <w:bookmarkStart w:id="699" w:name="_Toc440139689"/>
      <w:r>
        <w:lastRenderedPageBreak/>
        <w:t xml:space="preserve">V11: </w:t>
      </w:r>
      <w:r w:rsidR="005D41AB">
        <w:t>HTTP s</w:t>
      </w:r>
      <w:r>
        <w:t xml:space="preserve">ecurity </w:t>
      </w:r>
      <w:r w:rsidR="00C801A4">
        <w:t>configuration v</w:t>
      </w:r>
      <w:r>
        <w:t xml:space="preserve">erification </w:t>
      </w:r>
      <w:r w:rsidR="00C801A4">
        <w:t>r</w:t>
      </w:r>
      <w:r>
        <w:t>equirements</w:t>
      </w:r>
      <w:bookmarkEnd w:id="699"/>
    </w:p>
    <w:p w14:paraId="7423E38F" w14:textId="77777777" w:rsidR="00CC340C" w:rsidRDefault="00CC340C" w:rsidP="00CC340C">
      <w:pPr>
        <w:pStyle w:val="Heading2"/>
      </w:pPr>
      <w:r>
        <w:t>Control objective</w:t>
      </w:r>
    </w:p>
    <w:p w14:paraId="264C761A" w14:textId="7A4CF87E" w:rsidR="00364297" w:rsidRDefault="00364297" w:rsidP="00364297">
      <w:r>
        <w:t xml:space="preserve">Ensure that a verified application satisfies the following </w:t>
      </w:r>
      <w:del w:id="700" w:author="jason" w:date="2016-01-10T09:18:00Z">
        <w:r w:rsidDel="008E4CD5">
          <w:delText>high level</w:delText>
        </w:r>
      </w:del>
      <w:ins w:id="701" w:author="jason" w:date="2016-01-10T09:18:00Z">
        <w:r w:rsidR="008E4CD5">
          <w:t>high-level</w:t>
        </w:r>
      </w:ins>
      <w:r>
        <w:t xml:space="preserve"> requirements:</w:t>
      </w:r>
    </w:p>
    <w:p w14:paraId="5E5B8CE0" w14:textId="78AD4B6D" w:rsidR="00364297" w:rsidRDefault="00364297" w:rsidP="009D1F1E">
      <w:pPr>
        <w:pStyle w:val="ListParagraph"/>
        <w:numPr>
          <w:ilvl w:val="0"/>
          <w:numId w:val="20"/>
        </w:numPr>
      </w:pPr>
      <w:r>
        <w:rPr>
          <w:rFonts w:hint="eastAsia"/>
        </w:rPr>
        <w:t xml:space="preserve">The application server is suitably hardened from a default configuration </w:t>
      </w:r>
    </w:p>
    <w:p w14:paraId="79384783" w14:textId="66F7C0CC" w:rsidR="00364297" w:rsidRDefault="00364297" w:rsidP="009D1F1E">
      <w:pPr>
        <w:pStyle w:val="ListParagraph"/>
        <w:numPr>
          <w:ilvl w:val="0"/>
          <w:numId w:val="20"/>
        </w:numPr>
      </w:pPr>
      <w:r>
        <w:rPr>
          <w:rFonts w:hint="eastAsia"/>
        </w:rPr>
        <w:t>HTTP responses contain a safe character set in the content type header</w:t>
      </w:r>
      <w:del w:id="702" w:author="jason" w:date="2016-01-10T09:18:00Z">
        <w:r w:rsidDel="008E4CD5">
          <w:rPr>
            <w:rFonts w:hint="eastAsia"/>
          </w:rPr>
          <w:delText>.</w:delText>
        </w:r>
      </w:del>
    </w:p>
    <w:p w14:paraId="1AB628A5" w14:textId="77777777" w:rsidR="00CC340C" w:rsidRDefault="00CC340C" w:rsidP="00CC340C">
      <w:pPr>
        <w:pStyle w:val="Heading2"/>
      </w:pPr>
      <w:r>
        <w:t>Requirements</w:t>
      </w:r>
    </w:p>
    <w:tbl>
      <w:tblPr>
        <w:tblStyle w:val="GridTable5DarkAccent3"/>
        <w:tblW w:w="5000" w:type="pct"/>
        <w:tblLook w:val="04A0" w:firstRow="1" w:lastRow="0" w:firstColumn="1" w:lastColumn="0" w:noHBand="0" w:noVBand="1"/>
      </w:tblPr>
      <w:tblGrid>
        <w:gridCol w:w="932"/>
        <w:gridCol w:w="4472"/>
        <w:gridCol w:w="888"/>
        <w:gridCol w:w="888"/>
        <w:gridCol w:w="888"/>
        <w:gridCol w:w="1168"/>
      </w:tblGrid>
      <w:tr w:rsidR="003C52FF" w:rsidRPr="00323A62" w14:paraId="098B2BA7" w14:textId="77777777" w:rsidTr="00B65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32807DA" w14:textId="77777777" w:rsidR="003C52FF" w:rsidRPr="00323A62" w:rsidRDefault="003C52FF" w:rsidP="00B65D84">
            <w:pPr>
              <w:pStyle w:val="TableHeading"/>
              <w:rPr>
                <w:b/>
              </w:rPr>
            </w:pPr>
            <w:r w:rsidRPr="00323A62">
              <w:rPr>
                <w:b/>
              </w:rPr>
              <w:t>#</w:t>
            </w:r>
          </w:p>
        </w:tc>
        <w:tc>
          <w:tcPr>
            <w:tcW w:w="4363" w:type="dxa"/>
            <w:vAlign w:val="center"/>
          </w:tcPr>
          <w:p w14:paraId="71C1FD86" w14:textId="77777777" w:rsidR="003C52FF" w:rsidRPr="00323A62" w:rsidRDefault="003C52FF" w:rsidP="006C4B33">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Description</w:t>
            </w:r>
          </w:p>
        </w:tc>
        <w:tc>
          <w:tcPr>
            <w:tcW w:w="866" w:type="dxa"/>
            <w:vAlign w:val="center"/>
          </w:tcPr>
          <w:p w14:paraId="3A27FAE3"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1</w:t>
            </w:r>
          </w:p>
        </w:tc>
        <w:tc>
          <w:tcPr>
            <w:tcW w:w="866" w:type="dxa"/>
            <w:vAlign w:val="center"/>
          </w:tcPr>
          <w:p w14:paraId="2AD09E06"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2</w:t>
            </w:r>
          </w:p>
        </w:tc>
        <w:tc>
          <w:tcPr>
            <w:tcW w:w="866" w:type="dxa"/>
            <w:vAlign w:val="center"/>
          </w:tcPr>
          <w:p w14:paraId="204B1191"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3</w:t>
            </w:r>
          </w:p>
        </w:tc>
        <w:tc>
          <w:tcPr>
            <w:tcW w:w="1139" w:type="dxa"/>
            <w:vAlign w:val="center"/>
          </w:tcPr>
          <w:p w14:paraId="7AEDA2CA"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Since</w:t>
            </w:r>
          </w:p>
        </w:tc>
      </w:tr>
      <w:tr w:rsidR="00B65D84" w:rsidRPr="00EA7027" w14:paraId="1BBF0FBE"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F9C6471" w14:textId="7B246CEA" w:rsidR="00B65D84" w:rsidRPr="00FF2F03" w:rsidRDefault="00B65D84" w:rsidP="00B65D84">
            <w:pPr>
              <w:pStyle w:val="TableHeading"/>
            </w:pPr>
            <w:r>
              <w:rPr>
                <w:b/>
                <w:color w:val="FFFFFF"/>
                <w:sz w:val="20"/>
                <w:szCs w:val="20"/>
                <w:shd w:val="clear" w:color="auto" w:fill="A5A5A5"/>
              </w:rPr>
              <w:t>11.1</w:t>
            </w:r>
          </w:p>
        </w:tc>
        <w:tc>
          <w:tcPr>
            <w:tcW w:w="4363" w:type="dxa"/>
            <w:shd w:val="clear" w:color="auto" w:fill="auto"/>
          </w:tcPr>
          <w:p w14:paraId="6DC6207C" w14:textId="69002622"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Verify that the application accepts only a defined set of required HTTP request methods, such as GET and POST are accepted, and unused methods (e.g. TRACE, PUT, and DELETE) are explicitly blocked.</w:t>
            </w:r>
          </w:p>
        </w:tc>
        <w:tc>
          <w:tcPr>
            <w:tcW w:w="866" w:type="dxa"/>
            <w:shd w:val="clear" w:color="auto" w:fill="FFC000"/>
            <w:vAlign w:val="center"/>
          </w:tcPr>
          <w:p w14:paraId="64D9224A" w14:textId="70EBC71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9056ACA" w14:textId="2040D4E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FDEB587" w14:textId="72349A53"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E6D67A" w14:textId="67115E62"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B65D84" w:rsidRPr="00EA7027" w14:paraId="16F4CF7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B165A58" w14:textId="3F7336A8" w:rsidR="00B65D84" w:rsidRPr="00EA7027" w:rsidRDefault="00B65D84" w:rsidP="00B65D84">
            <w:pPr>
              <w:pStyle w:val="TableHeading"/>
            </w:pPr>
            <w:r>
              <w:rPr>
                <w:b/>
                <w:color w:val="FFFFFF"/>
                <w:sz w:val="20"/>
                <w:szCs w:val="20"/>
                <w:shd w:val="clear" w:color="auto" w:fill="A5A5A5"/>
              </w:rPr>
              <w:t>11.2</w:t>
            </w:r>
          </w:p>
        </w:tc>
        <w:tc>
          <w:tcPr>
            <w:tcW w:w="4363" w:type="dxa"/>
            <w:shd w:val="clear" w:color="auto" w:fill="auto"/>
          </w:tcPr>
          <w:p w14:paraId="6394B00B" w14:textId="45C3D53F"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Verify that every HTTP response contains a content type header specifying a safe character set (e.g., UTF-8, ISO 8859-1).</w:t>
            </w:r>
          </w:p>
        </w:tc>
        <w:tc>
          <w:tcPr>
            <w:tcW w:w="866" w:type="dxa"/>
            <w:shd w:val="clear" w:color="auto" w:fill="FFC000"/>
            <w:vAlign w:val="center"/>
          </w:tcPr>
          <w:p w14:paraId="5A327A2D" w14:textId="205EB5B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D85E491" w14:textId="6C6EC8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49E6ECE" w14:textId="711C786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D0DD6C2" w14:textId="6C4441E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B65D84" w:rsidRPr="00EA7027" w14:paraId="4784EF37"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8C87707" w14:textId="4204A95E" w:rsidR="00B65D84" w:rsidRPr="00EA7027" w:rsidRDefault="00B65D84" w:rsidP="00B65D84">
            <w:pPr>
              <w:pStyle w:val="TableHeading"/>
            </w:pPr>
            <w:r>
              <w:rPr>
                <w:b/>
                <w:color w:val="FFFFFF"/>
                <w:sz w:val="20"/>
                <w:szCs w:val="20"/>
                <w:shd w:val="clear" w:color="auto" w:fill="A5A5A5"/>
              </w:rPr>
              <w:t>11.3</w:t>
            </w:r>
          </w:p>
        </w:tc>
        <w:tc>
          <w:tcPr>
            <w:tcW w:w="4363" w:type="dxa"/>
            <w:shd w:val="clear" w:color="auto" w:fill="auto"/>
          </w:tcPr>
          <w:p w14:paraId="4D8B1D1C" w14:textId="04D8A523" w:rsidR="00B65D84" w:rsidRPr="00EA7027"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 xml:space="preserve">Verify that HTTP headers added by a trusted proxy or SSO devices, such as a bearer token, </w:t>
            </w:r>
            <w:proofErr w:type="gramStart"/>
            <w:r>
              <w:t>are authenticated</w:t>
            </w:r>
            <w:proofErr w:type="gramEnd"/>
            <w:r>
              <w:t xml:space="preserve"> by the application. </w:t>
            </w:r>
          </w:p>
        </w:tc>
        <w:tc>
          <w:tcPr>
            <w:tcW w:w="866" w:type="dxa"/>
            <w:shd w:val="clear" w:color="auto" w:fill="auto"/>
            <w:vAlign w:val="center"/>
          </w:tcPr>
          <w:p w14:paraId="6CE8A5A4" w14:textId="7CFEBE5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3427890D" w14:textId="11A18BE5"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BC196F4" w14:textId="7D809A9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CC909AB" w14:textId="49B7A13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C9AEDB3"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1AAB772" w14:textId="47E248ED" w:rsidR="00B65D84" w:rsidRPr="00FF2F03" w:rsidRDefault="00B65D84" w:rsidP="00B65D84">
            <w:pPr>
              <w:pStyle w:val="TableHeading"/>
            </w:pPr>
            <w:r>
              <w:rPr>
                <w:b/>
                <w:color w:val="FFFFFF"/>
                <w:sz w:val="20"/>
                <w:szCs w:val="20"/>
                <w:shd w:val="clear" w:color="auto" w:fill="A5A5A5"/>
              </w:rPr>
              <w:t>11.4</w:t>
            </w:r>
          </w:p>
        </w:tc>
        <w:tc>
          <w:tcPr>
            <w:tcW w:w="4363" w:type="dxa"/>
            <w:shd w:val="clear" w:color="auto" w:fill="auto"/>
          </w:tcPr>
          <w:p w14:paraId="5D4C41CA" w14:textId="0643DBA0" w:rsidR="00B65D84" w:rsidRPr="00FF2F03"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Content Security Policy V2 (CSP) is in use for sites where content </w:t>
            </w:r>
            <w:proofErr w:type="gramStart"/>
            <w:r>
              <w:t>should not be viewed</w:t>
            </w:r>
            <w:proofErr w:type="gramEnd"/>
            <w:r>
              <w:t xml:space="preserve"> in a 3rd-party X-Frame. </w:t>
            </w:r>
          </w:p>
        </w:tc>
        <w:tc>
          <w:tcPr>
            <w:tcW w:w="866" w:type="dxa"/>
            <w:shd w:val="clear" w:color="auto" w:fill="auto"/>
            <w:vAlign w:val="center"/>
          </w:tcPr>
          <w:p w14:paraId="5184D71F" w14:textId="77777777"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03D99F3" w14:textId="24B0BFAE"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647E961" w14:textId="2BB643F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FD0E983" w14:textId="0A5B0938"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B65D84" w:rsidRPr="00EA7027" w14:paraId="285F62A9"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E9DE530" w14:textId="4F147467" w:rsidR="00B65D84" w:rsidRPr="00FF2F03" w:rsidRDefault="00B65D84" w:rsidP="00B65D84">
            <w:pPr>
              <w:pStyle w:val="TableHeading"/>
            </w:pPr>
            <w:r>
              <w:rPr>
                <w:b/>
                <w:color w:val="FFFFFF"/>
                <w:sz w:val="20"/>
                <w:szCs w:val="20"/>
                <w:shd w:val="clear" w:color="auto" w:fill="A5A5A5"/>
              </w:rPr>
              <w:t>11.5</w:t>
            </w:r>
          </w:p>
        </w:tc>
        <w:tc>
          <w:tcPr>
            <w:tcW w:w="4363" w:type="dxa"/>
            <w:shd w:val="clear" w:color="auto" w:fill="auto"/>
          </w:tcPr>
          <w:p w14:paraId="4A6E3143" w14:textId="744D4D88" w:rsidR="00B65D84" w:rsidRPr="00FF2F03"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Verify that the HTTP headers or any part of the HTTP response do not expose detailed version information of system components.</w:t>
            </w:r>
          </w:p>
        </w:tc>
        <w:tc>
          <w:tcPr>
            <w:tcW w:w="866" w:type="dxa"/>
            <w:shd w:val="clear" w:color="auto" w:fill="FFC000"/>
            <w:vAlign w:val="center"/>
          </w:tcPr>
          <w:p w14:paraId="0064B47B" w14:textId="617D67A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26C7DB2" w14:textId="22FF833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71ED32F" w14:textId="3F5971E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9878CE" w14:textId="6573891A"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E45845E"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1D9E1D4" w14:textId="5EC2781F" w:rsidR="00B65D84" w:rsidRPr="00EA7027" w:rsidRDefault="00B65D84" w:rsidP="00B65D84">
            <w:pPr>
              <w:pStyle w:val="TableHeading"/>
            </w:pPr>
            <w:r>
              <w:rPr>
                <w:b/>
                <w:color w:val="FFFFFF"/>
                <w:sz w:val="20"/>
                <w:szCs w:val="20"/>
                <w:shd w:val="clear" w:color="auto" w:fill="A5A5A5"/>
              </w:rPr>
              <w:t>11.6</w:t>
            </w:r>
          </w:p>
        </w:tc>
        <w:tc>
          <w:tcPr>
            <w:tcW w:w="4363" w:type="dxa"/>
            <w:shd w:val="clear" w:color="auto" w:fill="auto"/>
          </w:tcPr>
          <w:p w14:paraId="2EB95B7B" w14:textId="54A45463"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all API responses contain X-Content-Type-Options: </w:t>
            </w:r>
            <w:proofErr w:type="spellStart"/>
            <w:r>
              <w:t>nosniff</w:t>
            </w:r>
            <w:proofErr w:type="spellEnd"/>
            <w:r>
              <w:t xml:space="preserve"> and Content-Disposition: attachment</w:t>
            </w:r>
            <w:proofErr w:type="gramStart"/>
            <w:r>
              <w:t>;</w:t>
            </w:r>
            <w:proofErr w:type="gramEnd"/>
            <w:r>
              <w:t xml:space="preserve"> filename="</w:t>
            </w:r>
            <w:proofErr w:type="spellStart"/>
            <w:r>
              <w:t>api.json</w:t>
            </w:r>
            <w:proofErr w:type="spellEnd"/>
            <w:r>
              <w:t>" (or other appropriate filename for the content type).</w:t>
            </w:r>
          </w:p>
        </w:tc>
        <w:tc>
          <w:tcPr>
            <w:tcW w:w="866" w:type="dxa"/>
            <w:shd w:val="clear" w:color="auto" w:fill="FFC000"/>
            <w:vAlign w:val="center"/>
          </w:tcPr>
          <w:p w14:paraId="17F752E1" w14:textId="1C5F90A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6334960" w14:textId="193D00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8928DDC" w14:textId="54568F2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95934A6" w14:textId="17BE8A7C"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B65D84" w:rsidRPr="00EA7027" w14:paraId="2ADD41A6"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95748F5" w14:textId="65871BE5" w:rsidR="00B65D84" w:rsidRPr="00FF2F03" w:rsidRDefault="00B65D84" w:rsidP="00B65D84">
            <w:pPr>
              <w:pStyle w:val="TableHeading"/>
            </w:pPr>
            <w:r>
              <w:rPr>
                <w:b/>
                <w:color w:val="FFFFFF"/>
                <w:sz w:val="20"/>
                <w:szCs w:val="20"/>
                <w:shd w:val="clear" w:color="auto" w:fill="A5A5A5"/>
              </w:rPr>
              <w:t>11.7</w:t>
            </w:r>
          </w:p>
        </w:tc>
        <w:tc>
          <w:tcPr>
            <w:tcW w:w="4363" w:type="dxa"/>
            <w:shd w:val="clear" w:color="auto" w:fill="auto"/>
            <w:vAlign w:val="center"/>
          </w:tcPr>
          <w:p w14:paraId="44969B79" w14:textId="3F464F14"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 xml:space="preserve">Verify that the Content Security Policy V2 (CSP) is in use in a way that either disables inline JavaScript or provides an integrity check on inline JavaScript with CSP </w:t>
            </w:r>
            <w:proofErr w:type="spellStart"/>
            <w:r>
              <w:t>noncing</w:t>
            </w:r>
            <w:proofErr w:type="spellEnd"/>
            <w:r>
              <w:t xml:space="preserve"> or hashing.</w:t>
            </w:r>
          </w:p>
        </w:tc>
        <w:tc>
          <w:tcPr>
            <w:tcW w:w="866" w:type="dxa"/>
            <w:shd w:val="clear" w:color="auto" w:fill="FFC000"/>
            <w:vAlign w:val="center"/>
          </w:tcPr>
          <w:p w14:paraId="60D73AD6" w14:textId="03D37D2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BF90154" w14:textId="6376282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B4C855" w14:textId="46EF1CDC"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4765665" w14:textId="5E3302B4"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B65D84" w:rsidRPr="00EA7027" w14:paraId="33E33F5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BF3EF9A" w14:textId="0B4609D8" w:rsidR="00B65D84" w:rsidRPr="00EA7027" w:rsidRDefault="00B65D84" w:rsidP="00B65D84">
            <w:pPr>
              <w:pStyle w:val="TableHeading"/>
            </w:pPr>
            <w:r>
              <w:rPr>
                <w:b/>
                <w:color w:val="FFFFFF"/>
                <w:sz w:val="20"/>
                <w:szCs w:val="20"/>
                <w:shd w:val="clear" w:color="auto" w:fill="A5A5A5"/>
              </w:rPr>
              <w:t>11.8</w:t>
            </w:r>
          </w:p>
        </w:tc>
        <w:tc>
          <w:tcPr>
            <w:tcW w:w="4363" w:type="dxa"/>
            <w:shd w:val="clear" w:color="auto" w:fill="auto"/>
            <w:vAlign w:val="center"/>
          </w:tcPr>
          <w:p w14:paraId="483BBE89" w14:textId="07548870"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X-XSS-Protection: 1; mode=block header is in place. </w:t>
            </w:r>
          </w:p>
        </w:tc>
        <w:tc>
          <w:tcPr>
            <w:tcW w:w="866" w:type="dxa"/>
            <w:shd w:val="clear" w:color="auto" w:fill="FFC000"/>
            <w:vAlign w:val="center"/>
          </w:tcPr>
          <w:p w14:paraId="37097492" w14:textId="65FBAAF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0C9E6F9" w14:textId="02DB0EC4"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CAEA171" w14:textId="28D235C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27454BA" w14:textId="23667641"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4CE996C0" w14:textId="77777777" w:rsidR="005F0F5A" w:rsidRDefault="005F0F5A" w:rsidP="005F0F5A"/>
    <w:p w14:paraId="385D7AE7" w14:textId="77777777" w:rsidR="00E34115" w:rsidRPr="00E34115" w:rsidRDefault="00E34115" w:rsidP="00E34115"/>
    <w:p w14:paraId="7540AEB4" w14:textId="77777777" w:rsidR="00E34115" w:rsidRPr="00E34115" w:rsidRDefault="00E34115" w:rsidP="00E34115">
      <w:pPr>
        <w:pStyle w:val="Heading2"/>
      </w:pPr>
      <w:r w:rsidRPr="00E34115">
        <w:t>References</w:t>
      </w:r>
    </w:p>
    <w:p w14:paraId="4D7B37D6" w14:textId="77777777" w:rsidR="00E34115" w:rsidRPr="00E34115" w:rsidRDefault="00E34115" w:rsidP="00E34115">
      <w:r w:rsidRPr="00E34115">
        <w:t>For more information, please see:</w:t>
      </w:r>
    </w:p>
    <w:p w14:paraId="288A4F3F" w14:textId="77777777" w:rsidR="00B65D84" w:rsidRDefault="00B65D84" w:rsidP="009D1F1E">
      <w:pPr>
        <w:numPr>
          <w:ilvl w:val="0"/>
          <w:numId w:val="3"/>
        </w:numPr>
        <w:spacing w:before="200" w:after="0" w:line="276" w:lineRule="auto"/>
        <w:contextualSpacing/>
      </w:pPr>
      <w:r>
        <w:t xml:space="preserve">OWASP Testing Guide 4.0: Testing for HTTP Verb Tampering </w:t>
      </w:r>
      <w:hyperlink r:id="rId51">
        <w:r>
          <w:rPr>
            <w:color w:val="1155CC"/>
            <w:u w:val="single"/>
          </w:rPr>
          <w:t>https://www.owasp.org/index.php/Testing_for_HTTP_Verb_Tampering_%28OTG-INPVAL-003%29</w:t>
        </w:r>
      </w:hyperlink>
      <w:r>
        <w:t xml:space="preserve"> </w:t>
      </w:r>
    </w:p>
    <w:p w14:paraId="2CCB8644" w14:textId="3C8227DF" w:rsidR="003C52FF" w:rsidRPr="00DF702A" w:rsidRDefault="0074381E" w:rsidP="009D1F1E">
      <w:pPr>
        <w:pStyle w:val="ListParagraph"/>
        <w:numPr>
          <w:ilvl w:val="0"/>
          <w:numId w:val="3"/>
        </w:numPr>
      </w:pPr>
      <w:r>
        <w:t>Adding Content-Disposition to API responses helps prevent many attacks based on misunderstanding on the MIME type between client and server, and the "filename" option specifically helps prevent Reflected File Download attacks</w:t>
      </w:r>
      <w:del w:id="703" w:author="jason" w:date="2016-01-10T09:51:00Z">
        <w:r w:rsidDel="00C6067C">
          <w:delText>.</w:delText>
        </w:r>
      </w:del>
      <w:r>
        <w:t xml:space="preserve"> </w:t>
      </w:r>
      <w:r>
        <w:br/>
      </w:r>
      <w:hyperlink r:id="rId52" w:history="1">
        <w:r w:rsidR="005F0F5A" w:rsidRPr="00157203">
          <w:rPr>
            <w:rStyle w:val="Hyperlink"/>
          </w:rPr>
          <w:t>https://www.blackhat.com/docs/eu-14/materials/eu-14-Hafif-Reflected-File-Download-A-New-Web-Attack-Vector.pdf</w:t>
        </w:r>
      </w:hyperlink>
      <w:r w:rsidR="005F0F5A">
        <w:t xml:space="preserve"> </w:t>
      </w:r>
    </w:p>
    <w:p w14:paraId="1F117600" w14:textId="5911864A" w:rsidR="008C0ECE" w:rsidRDefault="008C0ECE" w:rsidP="00BD5F80">
      <w:pPr>
        <w:pStyle w:val="Heading1"/>
      </w:pPr>
      <w:bookmarkStart w:id="704" w:name="_Toc440139690"/>
      <w:r>
        <w:lastRenderedPageBreak/>
        <w:t>V12: Security configuration verification requirements</w:t>
      </w:r>
      <w:bookmarkEnd w:id="704"/>
    </w:p>
    <w:p w14:paraId="5C472D0E" w14:textId="3BFBA561" w:rsidR="008C0ECE" w:rsidRPr="00B65D84" w:rsidRDefault="008C0ECE" w:rsidP="008C0ECE">
      <w:pPr>
        <w:rPr>
          <w:b/>
          <w:color w:val="FF0000"/>
        </w:rPr>
      </w:pPr>
      <w:r w:rsidRPr="00B65D84">
        <w:rPr>
          <w:b/>
          <w:color w:val="FF0000"/>
        </w:rPr>
        <w:t xml:space="preserve">This section </w:t>
      </w:r>
      <w:proofErr w:type="gramStart"/>
      <w:r w:rsidRPr="00B65D84">
        <w:rPr>
          <w:b/>
          <w:color w:val="FF0000"/>
        </w:rPr>
        <w:t>was incorporated</w:t>
      </w:r>
      <w:proofErr w:type="gramEnd"/>
      <w:r w:rsidRPr="00B65D84">
        <w:rPr>
          <w:b/>
          <w:color w:val="FF0000"/>
        </w:rPr>
        <w:t xml:space="preserve"> into V11 in Application Security Verification Standard 2.0. </w:t>
      </w:r>
    </w:p>
    <w:p w14:paraId="42A89965" w14:textId="77777777" w:rsidR="008C0ECE" w:rsidRPr="008C0ECE" w:rsidRDefault="008C0ECE" w:rsidP="008C0ECE"/>
    <w:p w14:paraId="568A0935" w14:textId="4336E454" w:rsidR="00DF702A" w:rsidRDefault="00DF702A" w:rsidP="00BD5F80">
      <w:pPr>
        <w:pStyle w:val="Heading1"/>
      </w:pPr>
      <w:bookmarkStart w:id="705" w:name="_Toc440139691"/>
      <w:r>
        <w:lastRenderedPageBreak/>
        <w:t xml:space="preserve">V13: Malicious </w:t>
      </w:r>
      <w:r w:rsidR="00C801A4">
        <w:t>c</w:t>
      </w:r>
      <w:r>
        <w:t xml:space="preserve">ontrols </w:t>
      </w:r>
      <w:r w:rsidR="00C801A4">
        <w:t>v</w:t>
      </w:r>
      <w:r>
        <w:t xml:space="preserve">erification </w:t>
      </w:r>
      <w:r w:rsidR="00C801A4">
        <w:t>r</w:t>
      </w:r>
      <w:r>
        <w:t>equirements</w:t>
      </w:r>
      <w:bookmarkEnd w:id="705"/>
    </w:p>
    <w:p w14:paraId="10B31D6D" w14:textId="77777777" w:rsidR="00CC340C" w:rsidRDefault="00CC340C" w:rsidP="00CC340C">
      <w:pPr>
        <w:pStyle w:val="Heading2"/>
      </w:pPr>
      <w:r>
        <w:t>Control objective</w:t>
      </w:r>
    </w:p>
    <w:p w14:paraId="6A1D0A46" w14:textId="1032BA56" w:rsidR="001474EB" w:rsidRPr="001474EB" w:rsidRDefault="001474EB" w:rsidP="00FD7CB3">
      <w:r w:rsidRPr="001474EB">
        <w:t xml:space="preserve">Ensure that a verified application satisfies the following </w:t>
      </w:r>
      <w:del w:id="706" w:author="jason" w:date="2016-01-10T09:20:00Z">
        <w:r w:rsidRPr="001474EB" w:rsidDel="008E4CD5">
          <w:delText>high level</w:delText>
        </w:r>
      </w:del>
      <w:ins w:id="707" w:author="jason" w:date="2016-01-10T09:20:00Z">
        <w:r w:rsidR="008E4CD5" w:rsidRPr="001474EB">
          <w:t>high-level</w:t>
        </w:r>
      </w:ins>
      <w:r w:rsidRPr="001474EB">
        <w:t xml:space="preserve"> requirement</w:t>
      </w:r>
      <w:r w:rsidR="00FD7CB3">
        <w:t>s</w:t>
      </w:r>
      <w:r w:rsidRPr="001474EB">
        <w:t>:</w:t>
      </w:r>
    </w:p>
    <w:p w14:paraId="7720004F" w14:textId="541119F8" w:rsidR="001474EB" w:rsidRDefault="00FD7CB3" w:rsidP="00FD7CB3">
      <w:pPr>
        <w:pStyle w:val="ListParagraph"/>
        <w:numPr>
          <w:ilvl w:val="0"/>
          <w:numId w:val="45"/>
        </w:numPr>
      </w:pPr>
      <w:r>
        <w:t>M</w:t>
      </w:r>
      <w:r w:rsidR="001474EB" w:rsidRPr="001474EB">
        <w:rPr>
          <w:rFonts w:hint="eastAsia"/>
        </w:rPr>
        <w:t>alicious activity is handled securely and properly as to not affect the rest of the application</w:t>
      </w:r>
      <w:del w:id="708" w:author="jason" w:date="2016-01-10T09:51:00Z">
        <w:r w:rsidR="001474EB" w:rsidRPr="001474EB" w:rsidDel="00C6067C">
          <w:rPr>
            <w:rFonts w:hint="eastAsia"/>
          </w:rPr>
          <w:delText>.</w:delText>
        </w:r>
      </w:del>
    </w:p>
    <w:p w14:paraId="10068107" w14:textId="22DCB56A" w:rsidR="00FD7CB3" w:rsidRDefault="00FD7CB3" w:rsidP="00FD7CB3">
      <w:pPr>
        <w:pStyle w:val="ListParagraph"/>
        <w:numPr>
          <w:ilvl w:val="0"/>
          <w:numId w:val="45"/>
        </w:numPr>
      </w:pPr>
      <w:r>
        <w:t>Do not have time bombs or other time based attacks built into them</w:t>
      </w:r>
    </w:p>
    <w:p w14:paraId="68FE04DC" w14:textId="082878C8" w:rsidR="00FD7CB3" w:rsidRDefault="00FD7CB3" w:rsidP="00FD7CB3">
      <w:pPr>
        <w:pStyle w:val="ListParagraph"/>
        <w:numPr>
          <w:ilvl w:val="0"/>
          <w:numId w:val="45"/>
        </w:numPr>
      </w:pPr>
      <w:r>
        <w:t>do not “phone home” to malicious or unauthorized destinations</w:t>
      </w:r>
    </w:p>
    <w:p w14:paraId="423FC36E" w14:textId="216CC199" w:rsidR="00FD7CB3" w:rsidRDefault="00FD7CB3" w:rsidP="00FD7CB3">
      <w:pPr>
        <w:pStyle w:val="ListParagraph"/>
        <w:numPr>
          <w:ilvl w:val="0"/>
          <w:numId w:val="45"/>
        </w:numPr>
      </w:pPr>
      <w:r>
        <w:t xml:space="preserve">Applications do not have back doors, Easter eggs, salami attacks, or logic flaws that can be controlled by an attacker </w:t>
      </w:r>
    </w:p>
    <w:p w14:paraId="32056B1C" w14:textId="308D7023" w:rsidR="00FD7CB3" w:rsidRPr="001474EB" w:rsidRDefault="00FD7CB3" w:rsidP="00FD7CB3">
      <w:r>
        <w:t xml:space="preserve">Malicious code is extremely rare, and is difficult to detect. Manual </w:t>
      </w:r>
      <w:del w:id="709" w:author="jason" w:date="2016-01-10T09:20:00Z">
        <w:r w:rsidDel="008E4CD5">
          <w:delText>line by line</w:delText>
        </w:r>
      </w:del>
      <w:ins w:id="710" w:author="jason" w:date="2016-01-10T09:20:00Z">
        <w:r w:rsidR="008E4CD5">
          <w:t>line-by-line</w:t>
        </w:r>
      </w:ins>
      <w:r>
        <w:t xml:space="preserve"> code review can assist looking for logic bombs, but even the most experienced code reviewer will struggle to find malicious code even if they know it exists. </w:t>
      </w:r>
    </w:p>
    <w:p w14:paraId="417263C3" w14:textId="77777777" w:rsidR="00CC340C" w:rsidRDefault="00CC340C" w:rsidP="00CC340C">
      <w:pPr>
        <w:pStyle w:val="Heading2"/>
      </w:pPr>
      <w:r>
        <w:t>Requirements</w:t>
      </w:r>
    </w:p>
    <w:tbl>
      <w:tblPr>
        <w:tblStyle w:val="GridTable5DarkAccent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4473"/>
        <w:gridCol w:w="888"/>
        <w:gridCol w:w="888"/>
        <w:gridCol w:w="888"/>
        <w:gridCol w:w="1167"/>
      </w:tblGrid>
      <w:tr w:rsidR="003C52FF" w:rsidRPr="00AC463C" w14:paraId="3F46BDA3" w14:textId="77777777" w:rsidTr="00AC463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1" w:type="dxa"/>
            <w:tcBorders>
              <w:top w:val="none" w:sz="0" w:space="0" w:color="auto"/>
              <w:left w:val="none" w:sz="0" w:space="0" w:color="auto"/>
              <w:right w:val="none" w:sz="0" w:space="0" w:color="auto"/>
            </w:tcBorders>
            <w:vAlign w:val="center"/>
          </w:tcPr>
          <w:p w14:paraId="061E2DCD" w14:textId="77777777" w:rsidR="003C52FF" w:rsidRPr="00AC463C" w:rsidRDefault="003C52FF" w:rsidP="00AC463C">
            <w:pPr>
              <w:pStyle w:val="TableHeading"/>
            </w:pPr>
            <w:r w:rsidRPr="00AC463C">
              <w:t>#</w:t>
            </w:r>
          </w:p>
        </w:tc>
        <w:tc>
          <w:tcPr>
            <w:tcW w:w="4368" w:type="dxa"/>
            <w:tcBorders>
              <w:top w:val="none" w:sz="0" w:space="0" w:color="auto"/>
              <w:left w:val="none" w:sz="0" w:space="0" w:color="auto"/>
              <w:right w:val="none" w:sz="0" w:space="0" w:color="auto"/>
            </w:tcBorders>
            <w:vAlign w:val="center"/>
          </w:tcPr>
          <w:p w14:paraId="4ECFCAB8" w14:textId="77777777" w:rsidR="003C52FF" w:rsidRPr="00AC463C" w:rsidRDefault="003C52FF" w:rsidP="00AC463C">
            <w:pPr>
              <w:pStyle w:val="TableHeading"/>
              <w:jc w:val="left"/>
              <w:cnfStyle w:val="100000000000" w:firstRow="1" w:lastRow="0" w:firstColumn="0" w:lastColumn="0" w:oddVBand="0" w:evenVBand="0" w:oddHBand="0" w:evenHBand="0" w:firstRowFirstColumn="0" w:firstRowLastColumn="0" w:lastRowFirstColumn="0" w:lastRowLastColumn="0"/>
            </w:pPr>
            <w:r w:rsidRPr="00AC463C">
              <w:t>Description</w:t>
            </w:r>
          </w:p>
        </w:tc>
        <w:tc>
          <w:tcPr>
            <w:tcW w:w="867" w:type="dxa"/>
            <w:tcBorders>
              <w:top w:val="none" w:sz="0" w:space="0" w:color="auto"/>
              <w:left w:val="none" w:sz="0" w:space="0" w:color="auto"/>
              <w:right w:val="none" w:sz="0" w:space="0" w:color="auto"/>
            </w:tcBorders>
            <w:vAlign w:val="center"/>
          </w:tcPr>
          <w:p w14:paraId="14A0C5FE"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1</w:t>
            </w:r>
          </w:p>
        </w:tc>
        <w:tc>
          <w:tcPr>
            <w:tcW w:w="867" w:type="dxa"/>
            <w:tcBorders>
              <w:top w:val="none" w:sz="0" w:space="0" w:color="auto"/>
              <w:left w:val="none" w:sz="0" w:space="0" w:color="auto"/>
              <w:right w:val="none" w:sz="0" w:space="0" w:color="auto"/>
            </w:tcBorders>
            <w:vAlign w:val="center"/>
          </w:tcPr>
          <w:p w14:paraId="76D8703F"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2</w:t>
            </w:r>
          </w:p>
        </w:tc>
        <w:tc>
          <w:tcPr>
            <w:tcW w:w="867" w:type="dxa"/>
            <w:tcBorders>
              <w:top w:val="none" w:sz="0" w:space="0" w:color="auto"/>
              <w:left w:val="none" w:sz="0" w:space="0" w:color="auto"/>
              <w:right w:val="none" w:sz="0" w:space="0" w:color="auto"/>
            </w:tcBorders>
            <w:vAlign w:val="center"/>
          </w:tcPr>
          <w:p w14:paraId="68570BF5"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3</w:t>
            </w:r>
          </w:p>
        </w:tc>
        <w:tc>
          <w:tcPr>
            <w:tcW w:w="1140" w:type="dxa"/>
            <w:tcBorders>
              <w:top w:val="none" w:sz="0" w:space="0" w:color="auto"/>
              <w:left w:val="none" w:sz="0" w:space="0" w:color="auto"/>
              <w:right w:val="none" w:sz="0" w:space="0" w:color="auto"/>
            </w:tcBorders>
            <w:vAlign w:val="center"/>
          </w:tcPr>
          <w:p w14:paraId="6E72A592"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Since</w:t>
            </w:r>
          </w:p>
        </w:tc>
      </w:tr>
      <w:tr w:rsidR="001474EB" w:rsidRPr="00B02ECE" w14:paraId="50C9CCA3" w14:textId="77777777" w:rsidTr="0014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17E5E9C3" w14:textId="701BD110" w:rsidR="001474EB" w:rsidRPr="00AC463C" w:rsidRDefault="001474EB" w:rsidP="00AC463C">
            <w:pPr>
              <w:pStyle w:val="TableHeading"/>
            </w:pPr>
            <w:r>
              <w:rPr>
                <w:b/>
                <w:color w:val="FFFFFF"/>
                <w:sz w:val="20"/>
                <w:szCs w:val="20"/>
                <w:shd w:val="clear" w:color="auto" w:fill="A5A5A5"/>
              </w:rPr>
              <w:t>13.1</w:t>
            </w:r>
          </w:p>
        </w:tc>
        <w:tc>
          <w:tcPr>
            <w:tcW w:w="4368" w:type="dxa"/>
            <w:shd w:val="clear" w:color="auto" w:fill="EDEDED" w:themeFill="accent3" w:themeFillTint="33"/>
            <w:vAlign w:val="center"/>
          </w:tcPr>
          <w:p w14:paraId="6A45A59E" w14:textId="08970A1A" w:rsidR="001474EB" w:rsidRPr="00AC463C" w:rsidRDefault="001474EB" w:rsidP="00AC463C">
            <w:pPr>
              <w:pStyle w:val="TableBody"/>
              <w:cnfStyle w:val="000000100000" w:firstRow="0" w:lastRow="0" w:firstColumn="0" w:lastColumn="0" w:oddVBand="0" w:evenVBand="0" w:oddHBand="1" w:evenHBand="0" w:firstRowFirstColumn="0" w:firstRowLastColumn="0" w:lastRowFirstColumn="0" w:lastRowLastColumn="0"/>
            </w:pPr>
            <w:r>
              <w:t>Verify all malicious activity is adequately sandboxed, containerized or isolated to delay and deter attackers from attacking other applications.</w:t>
            </w:r>
          </w:p>
        </w:tc>
        <w:tc>
          <w:tcPr>
            <w:tcW w:w="867" w:type="dxa"/>
            <w:shd w:val="clear" w:color="auto" w:fill="EDEDED" w:themeFill="accent3" w:themeFillTint="33"/>
            <w:vAlign w:val="center"/>
          </w:tcPr>
          <w:p w14:paraId="0CEF9F0E"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FB58AD7"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00B0F0"/>
            <w:vAlign w:val="center"/>
          </w:tcPr>
          <w:p w14:paraId="529C4122" w14:textId="2367AC9C"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40" w:type="dxa"/>
            <w:shd w:val="clear" w:color="auto" w:fill="auto"/>
            <w:vAlign w:val="center"/>
          </w:tcPr>
          <w:p w14:paraId="4F7B85D3" w14:textId="5B5595FE"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474EB" w:rsidRPr="00EA7027" w14:paraId="7D3DF582" w14:textId="77777777" w:rsidTr="001474EB">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68BC7303" w14:textId="763039FD" w:rsidR="001474EB" w:rsidRPr="00AC463C" w:rsidRDefault="001474EB" w:rsidP="00AC463C">
            <w:pPr>
              <w:pStyle w:val="TableHeading"/>
            </w:pPr>
            <w:r>
              <w:rPr>
                <w:b/>
                <w:color w:val="FFFFFF"/>
                <w:sz w:val="20"/>
                <w:szCs w:val="20"/>
                <w:shd w:val="clear" w:color="auto" w:fill="A5A5A5"/>
              </w:rPr>
              <w:t>13.2</w:t>
            </w:r>
          </w:p>
        </w:tc>
        <w:tc>
          <w:tcPr>
            <w:tcW w:w="4368" w:type="dxa"/>
            <w:vAlign w:val="center"/>
          </w:tcPr>
          <w:p w14:paraId="20952637" w14:textId="256B45F0" w:rsidR="001474EB" w:rsidRPr="00AC463C" w:rsidRDefault="001474EB" w:rsidP="00AC463C">
            <w:pPr>
              <w:pStyle w:val="TableBody"/>
              <w:cnfStyle w:val="000000000000" w:firstRow="0" w:lastRow="0" w:firstColumn="0" w:lastColumn="0" w:oddVBand="0" w:evenVBand="0" w:oddHBand="0" w:evenHBand="0" w:firstRowFirstColumn="0" w:firstRowLastColumn="0" w:lastRowFirstColumn="0" w:lastRowLastColumn="0"/>
            </w:pPr>
            <w:r>
              <w:t>Verify that a code review looks for malicious code, back doors, Easter eggs, and logic flaws.</w:t>
            </w:r>
          </w:p>
        </w:tc>
        <w:tc>
          <w:tcPr>
            <w:tcW w:w="867" w:type="dxa"/>
            <w:vAlign w:val="center"/>
          </w:tcPr>
          <w:p w14:paraId="14E7C395"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1A46D611"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shd w:val="clear" w:color="auto" w:fill="00B0F0"/>
            <w:vAlign w:val="center"/>
          </w:tcPr>
          <w:p w14:paraId="2A8F00BA" w14:textId="7D680963"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40" w:type="dxa"/>
            <w:shd w:val="clear" w:color="auto" w:fill="E2EFD9" w:themeFill="accent6" w:themeFillTint="33"/>
            <w:vAlign w:val="center"/>
          </w:tcPr>
          <w:p w14:paraId="4B1B9C09" w14:textId="1B3D0C2F"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28F2F998" w14:textId="77777777" w:rsidR="00E34115" w:rsidRPr="00E34115" w:rsidRDefault="00E34115" w:rsidP="00E34115"/>
    <w:p w14:paraId="0C5DF997" w14:textId="77777777" w:rsidR="00E34115" w:rsidRPr="00E34115" w:rsidRDefault="00E34115" w:rsidP="00E34115">
      <w:pPr>
        <w:pStyle w:val="Heading2"/>
      </w:pPr>
      <w:r w:rsidRPr="00E34115">
        <w:t>References</w:t>
      </w:r>
    </w:p>
    <w:p w14:paraId="0C3CC045" w14:textId="77777777" w:rsidR="00E34115" w:rsidRDefault="00E34115" w:rsidP="00E34115">
      <w:r w:rsidRPr="00E34115">
        <w:t>For more information, please see:</w:t>
      </w:r>
    </w:p>
    <w:p w14:paraId="586D258E" w14:textId="310C6F58" w:rsidR="00FD7CB3" w:rsidRPr="00E34115" w:rsidRDefault="00296CC3" w:rsidP="00FD7CB3">
      <w:pPr>
        <w:pStyle w:val="ListParagraph"/>
        <w:numPr>
          <w:ilvl w:val="0"/>
          <w:numId w:val="46"/>
        </w:numPr>
      </w:pPr>
      <w:hyperlink r:id="rId53" w:history="1">
        <w:r w:rsidR="00FD7CB3" w:rsidRPr="00C44E0B">
          <w:rPr>
            <w:rStyle w:val="Hyperlink"/>
          </w:rPr>
          <w:t>http://www.dwheeler.com/essays/apple-goto-fail.html</w:t>
        </w:r>
      </w:hyperlink>
      <w:r w:rsidR="00FD7CB3">
        <w:t xml:space="preserve"> </w:t>
      </w:r>
    </w:p>
    <w:p w14:paraId="337160A2" w14:textId="728D11DB" w:rsidR="003C52FF" w:rsidRPr="00DF702A" w:rsidRDefault="003C52FF" w:rsidP="003C52FF"/>
    <w:p w14:paraId="40045BF2" w14:textId="0EBB6549" w:rsidR="008C0ECE" w:rsidRDefault="008C0ECE" w:rsidP="00BD5F80">
      <w:pPr>
        <w:pStyle w:val="Heading1"/>
      </w:pPr>
      <w:bookmarkStart w:id="711" w:name="_Toc440139692"/>
      <w:r>
        <w:lastRenderedPageBreak/>
        <w:t>V14: Internal security verification requirements</w:t>
      </w:r>
      <w:bookmarkEnd w:id="711"/>
    </w:p>
    <w:p w14:paraId="29CC5CB7" w14:textId="3B4AFD6E" w:rsidR="008C0ECE" w:rsidRPr="001474EB" w:rsidRDefault="008C0ECE" w:rsidP="008C0ECE">
      <w:pPr>
        <w:rPr>
          <w:b/>
          <w:color w:val="FF0000"/>
        </w:rPr>
      </w:pPr>
      <w:r w:rsidRPr="001474EB">
        <w:rPr>
          <w:b/>
          <w:color w:val="FF0000"/>
        </w:rPr>
        <w:t xml:space="preserve">This section </w:t>
      </w:r>
      <w:proofErr w:type="gramStart"/>
      <w:r w:rsidRPr="001474EB">
        <w:rPr>
          <w:b/>
          <w:color w:val="FF0000"/>
        </w:rPr>
        <w:t>was incorporated</w:t>
      </w:r>
      <w:proofErr w:type="gramEnd"/>
      <w:r w:rsidRPr="001474EB">
        <w:rPr>
          <w:b/>
          <w:color w:val="FF0000"/>
        </w:rPr>
        <w:t xml:space="preserve"> into V13 in Application Security Verification Standard 2.0. </w:t>
      </w:r>
    </w:p>
    <w:p w14:paraId="200D940D" w14:textId="77777777" w:rsidR="008C0ECE" w:rsidRDefault="008C0ECE" w:rsidP="008C0ECE"/>
    <w:p w14:paraId="6E3D5C09" w14:textId="0403F800" w:rsidR="00DF702A" w:rsidRDefault="00DF702A" w:rsidP="00BD5F80">
      <w:pPr>
        <w:pStyle w:val="Heading1"/>
      </w:pPr>
      <w:bookmarkStart w:id="712" w:name="_Toc440139693"/>
      <w:r>
        <w:lastRenderedPageBreak/>
        <w:t xml:space="preserve">V15: Business </w:t>
      </w:r>
      <w:r w:rsidR="00C801A4">
        <w:t>l</w:t>
      </w:r>
      <w:r>
        <w:t xml:space="preserve">ogic </w:t>
      </w:r>
      <w:r w:rsidR="00C801A4">
        <w:t>v</w:t>
      </w:r>
      <w:r>
        <w:t xml:space="preserve">erification </w:t>
      </w:r>
      <w:r w:rsidR="00C801A4">
        <w:t>r</w:t>
      </w:r>
      <w:r>
        <w:t>equirements</w:t>
      </w:r>
      <w:bookmarkEnd w:id="712"/>
    </w:p>
    <w:p w14:paraId="1E53EAF9" w14:textId="77777777" w:rsidR="00CC340C" w:rsidRDefault="00CC340C" w:rsidP="00CC340C">
      <w:pPr>
        <w:pStyle w:val="Heading2"/>
      </w:pPr>
      <w:r>
        <w:t>Control objective</w:t>
      </w:r>
    </w:p>
    <w:p w14:paraId="66D5CE4C" w14:textId="3AFC0184" w:rsidR="0046745D" w:rsidRPr="0046745D" w:rsidRDefault="0046745D" w:rsidP="00FE6DFD">
      <w:r w:rsidRPr="0046745D">
        <w:t xml:space="preserve">Ensure that a verified application satisfies the following </w:t>
      </w:r>
      <w:del w:id="713" w:author="jason" w:date="2016-01-10T09:21:00Z">
        <w:r w:rsidRPr="0046745D" w:rsidDel="008E4CD5">
          <w:delText>high level</w:delText>
        </w:r>
      </w:del>
      <w:ins w:id="714" w:author="jason" w:date="2016-01-10T09:21:00Z">
        <w:r w:rsidR="008E4CD5" w:rsidRPr="0046745D">
          <w:t>high-level</w:t>
        </w:r>
      </w:ins>
      <w:r w:rsidRPr="0046745D">
        <w:t xml:space="preserve"> requirements:</w:t>
      </w:r>
    </w:p>
    <w:p w14:paraId="335820DD" w14:textId="258D14EE" w:rsidR="0046745D" w:rsidRDefault="0046745D" w:rsidP="00FE6DFD">
      <w:pPr>
        <w:pStyle w:val="ListParagraph"/>
        <w:numPr>
          <w:ilvl w:val="0"/>
          <w:numId w:val="18"/>
        </w:numPr>
      </w:pPr>
      <w:r w:rsidRPr="0046745D">
        <w:rPr>
          <w:rFonts w:hint="eastAsia"/>
        </w:rPr>
        <w:t xml:space="preserve">The business logic </w:t>
      </w:r>
      <w:r>
        <w:rPr>
          <w:rFonts w:hint="eastAsia"/>
        </w:rPr>
        <w:t>flow is sequential and in order</w:t>
      </w:r>
    </w:p>
    <w:p w14:paraId="41C7B58F" w14:textId="0F41F6B0" w:rsidR="0046745D" w:rsidRDefault="0046745D" w:rsidP="00FE6DFD">
      <w:pPr>
        <w:pStyle w:val="ListParagraph"/>
        <w:numPr>
          <w:ilvl w:val="0"/>
          <w:numId w:val="18"/>
        </w:numPr>
      </w:pPr>
      <w:r>
        <w:t>Business logic includes limits to detect and prevent automated attacks, such as continuous small funds transfers, or adding a million friends one at a time, and so on</w:t>
      </w:r>
      <w:del w:id="715" w:author="jason" w:date="2016-01-10T09:21:00Z">
        <w:r w:rsidDel="008E4CD5">
          <w:delText>.</w:delText>
        </w:r>
      </w:del>
      <w:r>
        <w:t xml:space="preserve"> </w:t>
      </w:r>
    </w:p>
    <w:p w14:paraId="7FBCFC23" w14:textId="352AE328" w:rsidR="0046745D" w:rsidRPr="0046745D" w:rsidRDefault="0046745D" w:rsidP="00FE6DFD">
      <w:pPr>
        <w:pStyle w:val="ListParagraph"/>
        <w:numPr>
          <w:ilvl w:val="0"/>
          <w:numId w:val="18"/>
        </w:numPr>
      </w:pPr>
      <w:r>
        <w:t>High value business logic flows have considered abuse cases and malicious actors, and have protections against spoofing, tampering, repudiation, information disclosure, and elevation of privilege attacks</w:t>
      </w:r>
      <w:del w:id="716" w:author="jason" w:date="2016-01-10T09:21:00Z">
        <w:r w:rsidDel="008E4CD5">
          <w:delText>.</w:delText>
        </w:r>
      </w:del>
      <w:r>
        <w:t xml:space="preserve"> </w:t>
      </w:r>
    </w:p>
    <w:p w14:paraId="43F961E8" w14:textId="77777777" w:rsidR="00CC340C" w:rsidRDefault="00CC340C" w:rsidP="00CC340C">
      <w:pPr>
        <w:pStyle w:val="Heading2"/>
      </w:pPr>
      <w:r>
        <w:t>Requirements</w:t>
      </w:r>
    </w:p>
    <w:tbl>
      <w:tblPr>
        <w:tblStyle w:val="GridTable5DarkAccent3"/>
        <w:tblW w:w="5000" w:type="pct"/>
        <w:tblLook w:val="04A0" w:firstRow="1" w:lastRow="0" w:firstColumn="1" w:lastColumn="0" w:noHBand="0" w:noVBand="1"/>
      </w:tblPr>
      <w:tblGrid>
        <w:gridCol w:w="932"/>
        <w:gridCol w:w="4472"/>
        <w:gridCol w:w="888"/>
        <w:gridCol w:w="888"/>
        <w:gridCol w:w="888"/>
        <w:gridCol w:w="1168"/>
      </w:tblGrid>
      <w:tr w:rsidR="003C52FF" w:rsidRPr="00096189" w14:paraId="3B59BBD7" w14:textId="77777777" w:rsidTr="00744AF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D25195F" w14:textId="77777777" w:rsidR="003C52FF" w:rsidRPr="00096189" w:rsidRDefault="003C52FF" w:rsidP="00096189">
            <w:pPr>
              <w:pStyle w:val="TableHeading"/>
            </w:pPr>
            <w:r w:rsidRPr="00096189">
              <w:t>#</w:t>
            </w:r>
          </w:p>
        </w:tc>
        <w:tc>
          <w:tcPr>
            <w:tcW w:w="4363" w:type="dxa"/>
            <w:vAlign w:val="center"/>
          </w:tcPr>
          <w:p w14:paraId="034B20CA" w14:textId="77777777" w:rsidR="003C52FF" w:rsidRPr="00096189" w:rsidRDefault="003C52FF" w:rsidP="00096189">
            <w:pPr>
              <w:pStyle w:val="TableHeading"/>
              <w:cnfStyle w:val="100000000000" w:firstRow="1" w:lastRow="0" w:firstColumn="0" w:lastColumn="0" w:oddVBand="0" w:evenVBand="0" w:oddHBand="0" w:evenHBand="0" w:firstRowFirstColumn="0" w:firstRowLastColumn="0" w:lastRowFirstColumn="0" w:lastRowLastColumn="0"/>
            </w:pPr>
            <w:r w:rsidRPr="00096189">
              <w:t>Description</w:t>
            </w:r>
          </w:p>
        </w:tc>
        <w:tc>
          <w:tcPr>
            <w:tcW w:w="866" w:type="dxa"/>
            <w:vAlign w:val="center"/>
          </w:tcPr>
          <w:p w14:paraId="74359F9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1</w:t>
            </w:r>
          </w:p>
        </w:tc>
        <w:tc>
          <w:tcPr>
            <w:tcW w:w="866" w:type="dxa"/>
            <w:vAlign w:val="center"/>
          </w:tcPr>
          <w:p w14:paraId="4838B5F5"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2</w:t>
            </w:r>
          </w:p>
        </w:tc>
        <w:tc>
          <w:tcPr>
            <w:tcW w:w="866" w:type="dxa"/>
            <w:vAlign w:val="center"/>
          </w:tcPr>
          <w:p w14:paraId="42A94ED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3</w:t>
            </w:r>
          </w:p>
        </w:tc>
        <w:tc>
          <w:tcPr>
            <w:tcW w:w="1139" w:type="dxa"/>
            <w:vAlign w:val="center"/>
          </w:tcPr>
          <w:p w14:paraId="7442A250"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Since</w:t>
            </w:r>
          </w:p>
        </w:tc>
      </w:tr>
      <w:tr w:rsidR="00411E7C" w:rsidRPr="00096189" w14:paraId="25DAD095" w14:textId="77777777" w:rsidTr="004674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C880CC8" w14:textId="3412C81E" w:rsidR="00411E7C" w:rsidRPr="00096189" w:rsidRDefault="00411E7C" w:rsidP="00096189">
            <w:pPr>
              <w:pStyle w:val="TableHeading"/>
            </w:pPr>
            <w:r>
              <w:rPr>
                <w:b/>
                <w:color w:val="FFFFFF"/>
                <w:sz w:val="20"/>
                <w:szCs w:val="20"/>
                <w:shd w:val="clear" w:color="auto" w:fill="A5A5A5"/>
              </w:rPr>
              <w:t>V15.1</w:t>
            </w:r>
          </w:p>
        </w:tc>
        <w:tc>
          <w:tcPr>
            <w:tcW w:w="4363" w:type="dxa"/>
            <w:shd w:val="clear" w:color="auto" w:fill="auto"/>
          </w:tcPr>
          <w:p w14:paraId="0A5F4128" w14:textId="4F93FEF0" w:rsidR="00411E7C" w:rsidRPr="00096189" w:rsidRDefault="00411E7C" w:rsidP="00096DC1">
            <w:pPr>
              <w:pStyle w:val="TableBody"/>
              <w:cnfStyle w:val="000000100000" w:firstRow="0" w:lastRow="0" w:firstColumn="0" w:lastColumn="0" w:oddVBand="0" w:evenVBand="0" w:oddHBand="1" w:evenHBand="0" w:firstRowFirstColumn="0" w:firstRowLastColumn="0" w:lastRowFirstColumn="0" w:lastRowLastColumn="0"/>
            </w:pPr>
            <w:r>
              <w:t xml:space="preserve">Verify the application will only process business logic flows in sequential step order, with all steps </w:t>
            </w:r>
            <w:proofErr w:type="gramStart"/>
            <w:r>
              <w:t>being processed</w:t>
            </w:r>
            <w:proofErr w:type="gramEnd"/>
            <w:r>
              <w:t xml:space="preserve"> in realistic human time, and not process out of order, skipped steps, process steps from another user, or too quickly submitted transactions.</w:t>
            </w:r>
          </w:p>
        </w:tc>
        <w:tc>
          <w:tcPr>
            <w:tcW w:w="866" w:type="dxa"/>
            <w:shd w:val="clear" w:color="auto" w:fill="auto"/>
            <w:vAlign w:val="center"/>
          </w:tcPr>
          <w:p w14:paraId="03534F9C" w14:textId="77777777"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E21D05D" w14:textId="7BA8276F"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435E92" w14:textId="7CFDBCE4"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D8FEF44" w14:textId="2D446280"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11E7C" w:rsidRPr="00096189" w14:paraId="2AB736E5" w14:textId="77777777" w:rsidTr="0046745D">
        <w:trPr>
          <w:cantSplit/>
        </w:trPr>
        <w:tc>
          <w:tcPr>
            <w:cnfStyle w:val="001000000000" w:firstRow="0" w:lastRow="0" w:firstColumn="1" w:lastColumn="0" w:oddVBand="0" w:evenVBand="0" w:oddHBand="0" w:evenHBand="0" w:firstRowFirstColumn="0" w:firstRowLastColumn="0" w:lastRowFirstColumn="0" w:lastRowLastColumn="0"/>
            <w:tcW w:w="910" w:type="dxa"/>
          </w:tcPr>
          <w:p w14:paraId="5680A58A" w14:textId="3383A317" w:rsidR="00411E7C" w:rsidRPr="00096189" w:rsidRDefault="00411E7C" w:rsidP="00096189">
            <w:pPr>
              <w:pStyle w:val="TableHeading"/>
            </w:pPr>
            <w:r>
              <w:rPr>
                <w:b/>
                <w:color w:val="FFFFFF"/>
                <w:sz w:val="20"/>
                <w:szCs w:val="20"/>
                <w:shd w:val="clear" w:color="auto" w:fill="A5A5A5"/>
              </w:rPr>
              <w:t>V15.2</w:t>
            </w:r>
          </w:p>
        </w:tc>
        <w:tc>
          <w:tcPr>
            <w:tcW w:w="4363" w:type="dxa"/>
            <w:shd w:val="clear" w:color="auto" w:fill="auto"/>
          </w:tcPr>
          <w:p w14:paraId="205B8EEE" w14:textId="5C1473FC" w:rsidR="00411E7C" w:rsidRPr="00096189" w:rsidRDefault="00411E7C" w:rsidP="00096DC1">
            <w:pPr>
              <w:pStyle w:val="TableBody"/>
              <w:cnfStyle w:val="000000000000" w:firstRow="0" w:lastRow="0" w:firstColumn="0" w:lastColumn="0" w:oddVBand="0" w:evenVBand="0" w:oddHBand="0" w:evenHBand="0" w:firstRowFirstColumn="0" w:firstRowLastColumn="0" w:lastRowFirstColumn="0" w:lastRowLastColumn="0"/>
            </w:pPr>
            <w:r>
              <w:t xml:space="preserve">Verify the application has business limits and correctly enforces on a per user basis, with configurable alerting and automated reactions to automated or unusual attack. </w:t>
            </w:r>
          </w:p>
        </w:tc>
        <w:tc>
          <w:tcPr>
            <w:tcW w:w="866" w:type="dxa"/>
            <w:shd w:val="clear" w:color="auto" w:fill="auto"/>
            <w:vAlign w:val="center"/>
          </w:tcPr>
          <w:p w14:paraId="7386F43C" w14:textId="77777777"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B548F58" w14:textId="17B26118"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160BEC07" w14:textId="31438154"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26A7FD7" w14:textId="05C5426B"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t>2.0</w:t>
            </w:r>
          </w:p>
        </w:tc>
      </w:tr>
    </w:tbl>
    <w:p w14:paraId="1C3BE512" w14:textId="77777777" w:rsidR="00E34115" w:rsidRPr="00E34115" w:rsidRDefault="00E34115" w:rsidP="00E34115"/>
    <w:p w14:paraId="40CFA627" w14:textId="77777777" w:rsidR="00E34115" w:rsidRPr="00E34115" w:rsidRDefault="00E34115" w:rsidP="00E34115">
      <w:pPr>
        <w:pStyle w:val="Heading2"/>
      </w:pPr>
      <w:r w:rsidRPr="00E34115">
        <w:t>References</w:t>
      </w:r>
    </w:p>
    <w:p w14:paraId="7925EBFF" w14:textId="77777777" w:rsidR="00E34115" w:rsidRPr="00E34115" w:rsidRDefault="00E34115" w:rsidP="00E34115">
      <w:r w:rsidRPr="00E34115">
        <w:t>For more information, please see:</w:t>
      </w:r>
    </w:p>
    <w:p w14:paraId="0DDB766D" w14:textId="0402758E" w:rsidR="001474EB" w:rsidRDefault="001474EB" w:rsidP="009D1F1E">
      <w:pPr>
        <w:pStyle w:val="ListParagraph"/>
        <w:numPr>
          <w:ilvl w:val="0"/>
          <w:numId w:val="17"/>
        </w:numPr>
      </w:pPr>
      <w:r>
        <w:rPr>
          <w:rFonts w:hint="eastAsia"/>
        </w:rPr>
        <w:t xml:space="preserve">OWASP Testing Guide 4.0: Business Logic Testing </w:t>
      </w:r>
      <w:hyperlink r:id="rId54" w:history="1">
        <w:r w:rsidRPr="00C44E0B">
          <w:rPr>
            <w:rStyle w:val="Hyperlink"/>
            <w:rFonts w:hint="eastAsia"/>
          </w:rPr>
          <w:t>https://www.owasp.org/index.php/Testing_for_business_logic</w:t>
        </w:r>
      </w:hyperlink>
      <w:r>
        <w:t xml:space="preserve"> </w:t>
      </w:r>
    </w:p>
    <w:p w14:paraId="375AE593" w14:textId="60171AFA" w:rsidR="001474EB" w:rsidRDefault="001474EB" w:rsidP="009D1F1E">
      <w:pPr>
        <w:pStyle w:val="ListParagraph"/>
        <w:numPr>
          <w:ilvl w:val="0"/>
          <w:numId w:val="17"/>
        </w:numPr>
      </w:pPr>
      <w:r>
        <w:rPr>
          <w:rFonts w:hint="eastAsia"/>
        </w:rPr>
        <w:t xml:space="preserve">OWASP Cheat Sheet: </w:t>
      </w:r>
      <w:hyperlink r:id="rId55" w:history="1">
        <w:r w:rsidRPr="00C44E0B">
          <w:rPr>
            <w:rStyle w:val="Hyperlink"/>
            <w:rFonts w:hint="eastAsia"/>
          </w:rPr>
          <w:t>https://www.owasp.org/index.php/Business_Logic_Security_Cheat_Sheet</w:t>
        </w:r>
      </w:hyperlink>
      <w:r>
        <w:t xml:space="preserve"> </w:t>
      </w:r>
    </w:p>
    <w:p w14:paraId="1F1C2E73" w14:textId="22A482D5" w:rsidR="003C52FF" w:rsidRPr="00DF702A" w:rsidDel="008E4CD5" w:rsidRDefault="003C52FF" w:rsidP="003C52FF">
      <w:pPr>
        <w:rPr>
          <w:del w:id="717" w:author="jason" w:date="2016-01-10T09:22:00Z"/>
        </w:rPr>
      </w:pPr>
    </w:p>
    <w:p w14:paraId="0C8288B7" w14:textId="77777777" w:rsidR="00DF702A" w:rsidRDefault="00DF702A" w:rsidP="00BD5F80">
      <w:pPr>
        <w:rPr>
          <w:rFonts w:asciiTheme="majorHAnsi" w:eastAsiaTheme="majorEastAsia" w:hAnsiTheme="majorHAnsi" w:cstheme="majorBidi"/>
          <w:color w:val="2E74B5" w:themeColor="accent1" w:themeShade="BF"/>
          <w:sz w:val="32"/>
          <w:szCs w:val="32"/>
        </w:rPr>
      </w:pPr>
      <w:del w:id="718" w:author="jason" w:date="2016-01-10T09:22:00Z">
        <w:r w:rsidDel="008E4CD5">
          <w:br w:type="page"/>
        </w:r>
      </w:del>
    </w:p>
    <w:p w14:paraId="06C38663" w14:textId="0261813E" w:rsidR="00DF702A" w:rsidRDefault="00C801A4" w:rsidP="00BD5F80">
      <w:pPr>
        <w:pStyle w:val="Heading1"/>
      </w:pPr>
      <w:bookmarkStart w:id="719" w:name="_Toc440139694"/>
      <w:r>
        <w:lastRenderedPageBreak/>
        <w:t>V16: Files and r</w:t>
      </w:r>
      <w:r w:rsidR="00DF702A">
        <w:t xml:space="preserve">esources </w:t>
      </w:r>
      <w:r>
        <w:t>v</w:t>
      </w:r>
      <w:r w:rsidR="00DF702A">
        <w:t xml:space="preserve">erification </w:t>
      </w:r>
      <w:r>
        <w:t>r</w:t>
      </w:r>
      <w:r w:rsidR="00DF702A">
        <w:t>equirements</w:t>
      </w:r>
      <w:bookmarkEnd w:id="719"/>
    </w:p>
    <w:p w14:paraId="2BCE3EA6" w14:textId="77777777" w:rsidR="00CC340C" w:rsidRDefault="00CC340C" w:rsidP="00CC340C">
      <w:pPr>
        <w:pStyle w:val="Heading2"/>
      </w:pPr>
      <w:r>
        <w:t>Control objective</w:t>
      </w:r>
    </w:p>
    <w:p w14:paraId="0C7F1956" w14:textId="0C44D7F7" w:rsidR="00792E27" w:rsidRPr="00792E27" w:rsidRDefault="00792E27" w:rsidP="00FE6DFD">
      <w:r w:rsidRPr="00792E27">
        <w:t xml:space="preserve">Ensure that a verified application satisfies the following </w:t>
      </w:r>
      <w:del w:id="720" w:author="jason" w:date="2016-01-10T09:22:00Z">
        <w:r w:rsidRPr="00792E27" w:rsidDel="008E4CD5">
          <w:delText>high level</w:delText>
        </w:r>
      </w:del>
      <w:ins w:id="721" w:author="jason" w:date="2016-01-10T09:22:00Z">
        <w:r w:rsidR="008E4CD5" w:rsidRPr="00792E27">
          <w:t>high-level</w:t>
        </w:r>
      </w:ins>
      <w:r w:rsidRPr="00792E27">
        <w:t xml:space="preserve"> requirements:</w:t>
      </w:r>
    </w:p>
    <w:p w14:paraId="02FBBF81" w14:textId="486BBA99" w:rsidR="00792E27" w:rsidRPr="00792E27" w:rsidRDefault="00792E27" w:rsidP="00FE6DFD">
      <w:pPr>
        <w:pStyle w:val="ListParagraph"/>
        <w:numPr>
          <w:ilvl w:val="0"/>
          <w:numId w:val="37"/>
        </w:numPr>
      </w:pPr>
      <w:r w:rsidRPr="00792E27">
        <w:rPr>
          <w:rFonts w:hint="eastAsia"/>
        </w:rPr>
        <w:t>Untrusted file data should be handled accordingly and in a secure</w:t>
      </w:r>
      <w:r>
        <w:rPr>
          <w:rFonts w:hint="eastAsia"/>
        </w:rPr>
        <w:t xml:space="preserve"> manner</w:t>
      </w:r>
    </w:p>
    <w:p w14:paraId="0EEE6160" w14:textId="1F36547B" w:rsidR="00792E27" w:rsidRPr="00792E27" w:rsidRDefault="008E4CD5" w:rsidP="00FE6DFD">
      <w:pPr>
        <w:pStyle w:val="ListParagraph"/>
        <w:numPr>
          <w:ilvl w:val="0"/>
          <w:numId w:val="37"/>
        </w:numPr>
      </w:pPr>
      <w:ins w:id="722" w:author="jason" w:date="2016-01-10T09:23:00Z">
        <w:r>
          <w:t xml:space="preserve">Files </w:t>
        </w:r>
      </w:ins>
      <w:del w:id="723" w:author="jason" w:date="2016-01-10T09:23:00Z">
        <w:r w:rsidR="00792E27" w:rsidDel="008E4CD5">
          <w:delText>O</w:delText>
        </w:r>
      </w:del>
      <w:ins w:id="724" w:author="jason" w:date="2016-01-10T09:23:00Z">
        <w:r>
          <w:t>o</w:t>
        </w:r>
      </w:ins>
      <w:r w:rsidR="00792E27" w:rsidRPr="00792E27">
        <w:rPr>
          <w:rFonts w:hint="eastAsia"/>
        </w:rPr>
        <w:t xml:space="preserve">btained from untrusted sources are stored outside the </w:t>
      </w:r>
      <w:proofErr w:type="spellStart"/>
      <w:r w:rsidR="00792E27" w:rsidRPr="00792E27">
        <w:rPr>
          <w:rFonts w:hint="eastAsia"/>
        </w:rPr>
        <w:t>webroot</w:t>
      </w:r>
      <w:proofErr w:type="spellEnd"/>
      <w:r w:rsidR="00792E27" w:rsidRPr="00792E27">
        <w:rPr>
          <w:rFonts w:hint="eastAsia"/>
        </w:rPr>
        <w:t xml:space="preserve"> and </w:t>
      </w:r>
      <w:ins w:id="725" w:author="jason" w:date="2016-01-10T09:23:00Z">
        <w:r>
          <w:t xml:space="preserve">have </w:t>
        </w:r>
      </w:ins>
      <w:r w:rsidR="00792E27" w:rsidRPr="00792E27">
        <w:rPr>
          <w:rFonts w:hint="eastAsia"/>
        </w:rPr>
        <w:t>limited permissions</w:t>
      </w:r>
      <w:del w:id="726" w:author="jason" w:date="2016-01-10T09:22:00Z">
        <w:r w:rsidR="00792E27" w:rsidRPr="00792E27" w:rsidDel="008E4CD5">
          <w:rPr>
            <w:rFonts w:hint="eastAsia"/>
          </w:rPr>
          <w:delText>.</w:delText>
        </w:r>
      </w:del>
    </w:p>
    <w:p w14:paraId="7B3A4711" w14:textId="77777777" w:rsidR="00CC340C" w:rsidRDefault="00CC340C" w:rsidP="00CC340C">
      <w:pPr>
        <w:pStyle w:val="Heading2"/>
      </w:pPr>
      <w:r>
        <w:t>Requirements</w:t>
      </w:r>
    </w:p>
    <w:tbl>
      <w:tblPr>
        <w:tblStyle w:val="GridTable5DarkAccent3"/>
        <w:tblW w:w="5000" w:type="pct"/>
        <w:tblLook w:val="04A0" w:firstRow="1" w:lastRow="0" w:firstColumn="1" w:lastColumn="0" w:noHBand="0" w:noVBand="1"/>
      </w:tblPr>
      <w:tblGrid>
        <w:gridCol w:w="932"/>
        <w:gridCol w:w="4472"/>
        <w:gridCol w:w="888"/>
        <w:gridCol w:w="888"/>
        <w:gridCol w:w="888"/>
        <w:gridCol w:w="1168"/>
      </w:tblGrid>
      <w:tr w:rsidR="003C52FF" w:rsidRPr="00924854" w14:paraId="7B9645E3" w14:textId="77777777" w:rsidTr="00164D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8943D85" w14:textId="77777777" w:rsidR="003C52FF" w:rsidRPr="00924854" w:rsidRDefault="003C52FF" w:rsidP="001B1E6E">
            <w:pPr>
              <w:pStyle w:val="TableHeading"/>
              <w:rPr>
                <w:b/>
              </w:rPr>
            </w:pPr>
            <w:r w:rsidRPr="00924854">
              <w:rPr>
                <w:b/>
              </w:rPr>
              <w:t>#</w:t>
            </w:r>
          </w:p>
        </w:tc>
        <w:tc>
          <w:tcPr>
            <w:tcW w:w="4363" w:type="dxa"/>
            <w:vAlign w:val="center"/>
          </w:tcPr>
          <w:p w14:paraId="0A08E878" w14:textId="77777777" w:rsidR="003C52FF" w:rsidRPr="00924854" w:rsidRDefault="003C52FF" w:rsidP="00924854">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924854">
              <w:rPr>
                <w:b/>
              </w:rPr>
              <w:t>Description</w:t>
            </w:r>
          </w:p>
        </w:tc>
        <w:tc>
          <w:tcPr>
            <w:tcW w:w="866" w:type="dxa"/>
            <w:vAlign w:val="center"/>
          </w:tcPr>
          <w:p w14:paraId="12CAEC35"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1</w:t>
            </w:r>
          </w:p>
        </w:tc>
        <w:tc>
          <w:tcPr>
            <w:tcW w:w="866" w:type="dxa"/>
            <w:vAlign w:val="center"/>
          </w:tcPr>
          <w:p w14:paraId="0DD471F7"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2</w:t>
            </w:r>
          </w:p>
        </w:tc>
        <w:tc>
          <w:tcPr>
            <w:tcW w:w="866" w:type="dxa"/>
            <w:vAlign w:val="center"/>
          </w:tcPr>
          <w:p w14:paraId="2A24D9DD"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3</w:t>
            </w:r>
          </w:p>
        </w:tc>
        <w:tc>
          <w:tcPr>
            <w:tcW w:w="1139" w:type="dxa"/>
            <w:vAlign w:val="center"/>
          </w:tcPr>
          <w:p w14:paraId="62C6B18C" w14:textId="77777777" w:rsidR="003C52FF" w:rsidRPr="00924854" w:rsidRDefault="003C52FF" w:rsidP="00164D62">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Since</w:t>
            </w:r>
          </w:p>
        </w:tc>
      </w:tr>
      <w:tr w:rsidR="001E22FA" w:rsidRPr="00EA7027" w14:paraId="2B671CE6"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F04033C" w14:textId="3D6D9407" w:rsidR="001E22FA" w:rsidRPr="00EA7027" w:rsidRDefault="001E22FA" w:rsidP="001B1E6E">
            <w:pPr>
              <w:pStyle w:val="TableHeading"/>
            </w:pPr>
            <w:r>
              <w:rPr>
                <w:b/>
                <w:color w:val="FFFFFF"/>
                <w:sz w:val="20"/>
                <w:szCs w:val="20"/>
                <w:shd w:val="clear" w:color="auto" w:fill="A5A5A5"/>
              </w:rPr>
              <w:t>16.1</w:t>
            </w:r>
          </w:p>
        </w:tc>
        <w:tc>
          <w:tcPr>
            <w:tcW w:w="4363" w:type="dxa"/>
            <w:shd w:val="clear" w:color="auto" w:fill="auto"/>
          </w:tcPr>
          <w:p w14:paraId="67FCF2AE" w14:textId="153A09AC" w:rsidR="001E22FA" w:rsidRPr="00247281" w:rsidRDefault="001E22FA" w:rsidP="0077789F">
            <w:pPr>
              <w:pStyle w:val="TableBody"/>
              <w:cnfStyle w:val="000000100000" w:firstRow="0" w:lastRow="0" w:firstColumn="0" w:lastColumn="0" w:oddVBand="0" w:evenVBand="0" w:oddHBand="1" w:evenHBand="0" w:firstRowFirstColumn="0" w:firstRowLastColumn="0" w:lastRowFirstColumn="0" w:lastRowLastColumn="0"/>
            </w:pPr>
            <w:r>
              <w:t>Verify that URL redirects and forwards only allow whitelisted destinations, or show a warning when redirecting to potentially untrusted content.</w:t>
            </w:r>
          </w:p>
        </w:tc>
        <w:tc>
          <w:tcPr>
            <w:tcW w:w="866" w:type="dxa"/>
            <w:shd w:val="clear" w:color="auto" w:fill="FFC000"/>
            <w:vAlign w:val="center"/>
          </w:tcPr>
          <w:p w14:paraId="6DF6EDE7" w14:textId="3E14C8A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51197F3" w14:textId="3E61D0B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EFF27CE" w14:textId="4990922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A70492" w14:textId="4A430F2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5BAC5764"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DCC5E73" w14:textId="2FD4A07E" w:rsidR="001E22FA" w:rsidRPr="00EA7027" w:rsidRDefault="001E22FA" w:rsidP="001B1E6E">
            <w:pPr>
              <w:pStyle w:val="TableHeading"/>
            </w:pPr>
            <w:r>
              <w:rPr>
                <w:b/>
                <w:color w:val="FFFFFF"/>
                <w:sz w:val="20"/>
                <w:szCs w:val="20"/>
                <w:shd w:val="clear" w:color="auto" w:fill="A5A5A5"/>
              </w:rPr>
              <w:t>16.2</w:t>
            </w:r>
          </w:p>
        </w:tc>
        <w:tc>
          <w:tcPr>
            <w:tcW w:w="4363" w:type="dxa"/>
            <w:shd w:val="clear" w:color="auto" w:fill="auto"/>
          </w:tcPr>
          <w:p w14:paraId="145032C7" w14:textId="6E91B9DD"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rPr>
                <w:color w:val="333333"/>
              </w:rPr>
              <w:t xml:space="preserve">Verify that untrusted file data submitted to the application </w:t>
            </w:r>
            <w:proofErr w:type="gramStart"/>
            <w:r>
              <w:rPr>
                <w:color w:val="333333"/>
              </w:rPr>
              <w:t>is not used</w:t>
            </w:r>
            <w:proofErr w:type="gramEnd"/>
            <w:r>
              <w:rPr>
                <w:color w:val="333333"/>
              </w:rPr>
              <w:t xml:space="preserve"> directly with file I/O commands</w:t>
            </w:r>
            <w:r>
              <w:t>, particularly to protect against path traversal, local file include, file mime type, and OS command injection vulnerabilities.</w:t>
            </w:r>
          </w:p>
        </w:tc>
        <w:tc>
          <w:tcPr>
            <w:tcW w:w="866" w:type="dxa"/>
            <w:shd w:val="clear" w:color="auto" w:fill="FFC000"/>
            <w:vAlign w:val="center"/>
          </w:tcPr>
          <w:p w14:paraId="63B8BD54" w14:textId="09A8F4C2"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414432D5" w14:textId="31C262AF"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05EDDC2" w14:textId="0950B3DC"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26E4727" w14:textId="7810C20E"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rsidRPr="001E22FA">
              <w:t>2.0</w:t>
            </w:r>
          </w:p>
        </w:tc>
      </w:tr>
      <w:tr w:rsidR="001E22FA" w:rsidRPr="00EA7027" w14:paraId="1BD3C00F"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DA18852" w14:textId="0B1DD459" w:rsidR="001E22FA" w:rsidRPr="00EA7027" w:rsidRDefault="001E22FA" w:rsidP="001B1E6E">
            <w:pPr>
              <w:pStyle w:val="TableHeading"/>
            </w:pPr>
            <w:r>
              <w:rPr>
                <w:b/>
                <w:color w:val="FFFFFF"/>
                <w:sz w:val="20"/>
                <w:szCs w:val="20"/>
                <w:shd w:val="clear" w:color="auto" w:fill="A5A5A5"/>
              </w:rPr>
              <w:t>16.3</w:t>
            </w:r>
          </w:p>
        </w:tc>
        <w:tc>
          <w:tcPr>
            <w:tcW w:w="4363" w:type="dxa"/>
            <w:shd w:val="clear" w:color="auto" w:fill="EDEDED" w:themeFill="accent3" w:themeFillTint="33"/>
          </w:tcPr>
          <w:p w14:paraId="38F79F56" w14:textId="67943DD5"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rPr>
                <w:color w:val="333333"/>
              </w:rPr>
              <w:t xml:space="preserve">Verify that files obtained from untrusted sources </w:t>
            </w:r>
            <w:proofErr w:type="gramStart"/>
            <w:r>
              <w:rPr>
                <w:color w:val="333333"/>
              </w:rPr>
              <w:t>are validated to be of expected type and scanned by antivirus scanners to prevent upload of known malicious content</w:t>
            </w:r>
            <w:proofErr w:type="gramEnd"/>
            <w:r>
              <w:rPr>
                <w:color w:val="333333"/>
              </w:rPr>
              <w:t>.</w:t>
            </w:r>
          </w:p>
        </w:tc>
        <w:tc>
          <w:tcPr>
            <w:tcW w:w="866" w:type="dxa"/>
            <w:shd w:val="clear" w:color="auto" w:fill="FFC000"/>
            <w:vAlign w:val="center"/>
          </w:tcPr>
          <w:p w14:paraId="0EA86F4D" w14:textId="35F189B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6EC29444" w14:textId="0E3C6030"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9BEF6DB" w14:textId="3D42C1D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10F6AA" w14:textId="45133BFB"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r w:rsidR="001E22FA" w:rsidRPr="00EA7027" w14:paraId="5A6D541D"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57BD34C" w14:textId="12681441" w:rsidR="001E22FA" w:rsidRPr="00EA7027" w:rsidRDefault="001E22FA" w:rsidP="001B1E6E">
            <w:pPr>
              <w:pStyle w:val="TableHeading"/>
            </w:pPr>
            <w:r>
              <w:rPr>
                <w:b/>
                <w:color w:val="FFFFFF"/>
                <w:sz w:val="20"/>
                <w:szCs w:val="20"/>
                <w:shd w:val="clear" w:color="auto" w:fill="A5A5A5"/>
              </w:rPr>
              <w:t>16.4</w:t>
            </w:r>
          </w:p>
        </w:tc>
        <w:tc>
          <w:tcPr>
            <w:tcW w:w="4363" w:type="dxa"/>
          </w:tcPr>
          <w:p w14:paraId="1A65C7E7" w14:textId="3D14F99C"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untrusted data </w:t>
            </w:r>
            <w:proofErr w:type="gramStart"/>
            <w:r>
              <w:t>is not used</w:t>
            </w:r>
            <w:proofErr w:type="gramEnd"/>
            <w:r>
              <w:t xml:space="preserve"> within inclusion, class loader, or reflection capabilities to prevent remote/local file inclusion vulnerabilities. </w:t>
            </w:r>
          </w:p>
        </w:tc>
        <w:tc>
          <w:tcPr>
            <w:tcW w:w="866" w:type="dxa"/>
            <w:shd w:val="clear" w:color="auto" w:fill="FFC000"/>
            <w:vAlign w:val="center"/>
          </w:tcPr>
          <w:p w14:paraId="4DB2B2B9" w14:textId="0DF0F51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B7F39D3" w14:textId="6FF70BD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3ADA2C98" w14:textId="738EB99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ED8DFF" w14:textId="457362A0"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1E22FA" w:rsidRPr="00EA7027" w14:paraId="6845C57E"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F40CCA1" w14:textId="3DDDC4C0" w:rsidR="001E22FA" w:rsidRPr="00EA7027" w:rsidRDefault="001E22FA" w:rsidP="001B1E6E">
            <w:pPr>
              <w:pStyle w:val="TableHeading"/>
            </w:pPr>
            <w:r>
              <w:rPr>
                <w:b/>
                <w:color w:val="FFFFFF"/>
                <w:sz w:val="20"/>
                <w:szCs w:val="20"/>
                <w:shd w:val="clear" w:color="auto" w:fill="A5A5A5"/>
              </w:rPr>
              <w:t>16.5</w:t>
            </w:r>
          </w:p>
        </w:tc>
        <w:tc>
          <w:tcPr>
            <w:tcW w:w="4363" w:type="dxa"/>
            <w:shd w:val="clear" w:color="auto" w:fill="auto"/>
          </w:tcPr>
          <w:p w14:paraId="63F70C23" w14:textId="68B8985B"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 xml:space="preserve">Verify that untrusted data </w:t>
            </w:r>
            <w:proofErr w:type="gramStart"/>
            <w:r>
              <w:t>is not used</w:t>
            </w:r>
            <w:proofErr w:type="gramEnd"/>
            <w:r>
              <w:t xml:space="preserve"> within cross-domain resource sharing (CORS) to protect against arbitrary remote content.</w:t>
            </w:r>
          </w:p>
        </w:tc>
        <w:tc>
          <w:tcPr>
            <w:tcW w:w="866" w:type="dxa"/>
            <w:shd w:val="clear" w:color="auto" w:fill="FFC000"/>
            <w:vAlign w:val="center"/>
          </w:tcPr>
          <w:p w14:paraId="179977C7" w14:textId="769B5C94"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594D7B2" w14:textId="413B8C68"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A23AFAA" w14:textId="248648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616EB17" w14:textId="4E916A20"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63233EF9"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57B66197" w14:textId="7FD1C9FF" w:rsidR="001E22FA" w:rsidRPr="00EA7027" w:rsidRDefault="001E22FA" w:rsidP="001B1E6E">
            <w:pPr>
              <w:pStyle w:val="TableHeading"/>
            </w:pPr>
            <w:r>
              <w:rPr>
                <w:b/>
                <w:color w:val="FFFFFF"/>
                <w:sz w:val="20"/>
                <w:szCs w:val="20"/>
                <w:shd w:val="clear" w:color="auto" w:fill="A5A5A5"/>
              </w:rPr>
              <w:t>16.6</w:t>
            </w:r>
          </w:p>
        </w:tc>
        <w:tc>
          <w:tcPr>
            <w:tcW w:w="4363" w:type="dxa"/>
            <w:shd w:val="clear" w:color="auto" w:fill="auto"/>
          </w:tcPr>
          <w:p w14:paraId="0ACAD080" w14:textId="0CB9CE3A"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files obtained from untrusted sources are stored outside the </w:t>
            </w:r>
            <w:proofErr w:type="spellStart"/>
            <w:r>
              <w:t>webroot</w:t>
            </w:r>
            <w:proofErr w:type="spellEnd"/>
            <w:r>
              <w:t>, with limited permissions, preferably with strong validation.</w:t>
            </w:r>
          </w:p>
        </w:tc>
        <w:tc>
          <w:tcPr>
            <w:tcW w:w="866" w:type="dxa"/>
            <w:shd w:val="clear" w:color="auto" w:fill="auto"/>
            <w:vAlign w:val="center"/>
          </w:tcPr>
          <w:p w14:paraId="21AD6E88" w14:textId="6B5357E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5761B72" w14:textId="3BA11C8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F079531" w14:textId="2ED024C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0F35C29" w14:textId="02200046"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280577BD"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A33CB7E" w14:textId="2E3F2A15" w:rsidR="001E22FA" w:rsidRPr="00EA7027" w:rsidRDefault="001E22FA" w:rsidP="001B1E6E">
            <w:pPr>
              <w:pStyle w:val="TableHeading"/>
            </w:pPr>
            <w:r>
              <w:rPr>
                <w:b/>
                <w:color w:val="FFFFFF"/>
                <w:sz w:val="20"/>
                <w:szCs w:val="20"/>
                <w:shd w:val="clear" w:color="auto" w:fill="A5A5A5"/>
              </w:rPr>
              <w:t>16.7</w:t>
            </w:r>
          </w:p>
        </w:tc>
        <w:tc>
          <w:tcPr>
            <w:tcW w:w="4363" w:type="dxa"/>
            <w:shd w:val="clear" w:color="auto" w:fill="auto"/>
          </w:tcPr>
          <w:p w14:paraId="10129657" w14:textId="4F294184"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 xml:space="preserve">Verify that the web or application server </w:t>
            </w:r>
            <w:proofErr w:type="gramStart"/>
            <w:r>
              <w:t>is configured</w:t>
            </w:r>
            <w:proofErr w:type="gramEnd"/>
            <w:r>
              <w:t xml:space="preserve"> by default to deny access to remote resources or systems outside the web or application server.</w:t>
            </w:r>
          </w:p>
        </w:tc>
        <w:tc>
          <w:tcPr>
            <w:tcW w:w="866" w:type="dxa"/>
            <w:shd w:val="clear" w:color="auto" w:fill="auto"/>
            <w:vAlign w:val="center"/>
          </w:tcPr>
          <w:p w14:paraId="341E3ADC" w14:textId="7777777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06C4C6B1" w14:textId="20B73B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0733B1" w14:textId="306B93FB"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56DA68" w14:textId="2A18D0D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285A81F3"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74CF4AB9" w14:textId="483E3794" w:rsidR="001E22FA" w:rsidRPr="00EA7027" w:rsidRDefault="001E22FA" w:rsidP="001B1E6E">
            <w:pPr>
              <w:pStyle w:val="TableHeading"/>
            </w:pPr>
            <w:r>
              <w:rPr>
                <w:b/>
                <w:color w:val="FFFFFF"/>
                <w:sz w:val="20"/>
                <w:szCs w:val="20"/>
                <w:shd w:val="clear" w:color="auto" w:fill="A5A5A5"/>
              </w:rPr>
              <w:lastRenderedPageBreak/>
              <w:t>16.8</w:t>
            </w:r>
          </w:p>
        </w:tc>
        <w:tc>
          <w:tcPr>
            <w:tcW w:w="4363" w:type="dxa"/>
            <w:shd w:val="clear" w:color="auto" w:fill="auto"/>
          </w:tcPr>
          <w:p w14:paraId="4F729CD5" w14:textId="7CC33280"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Verify the application code does not execute uploaded data obtained from untrusted sources.</w:t>
            </w:r>
          </w:p>
        </w:tc>
        <w:tc>
          <w:tcPr>
            <w:tcW w:w="866" w:type="dxa"/>
            <w:shd w:val="clear" w:color="auto" w:fill="FFC000"/>
            <w:vAlign w:val="center"/>
          </w:tcPr>
          <w:p w14:paraId="7AF77A81" w14:textId="1510749E"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323B2FC" w14:textId="335680D4"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B961470" w14:textId="18991E08"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79ACA95" w14:textId="4521EAA7"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76C2755E"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3380AFA" w14:textId="15E6FB57" w:rsidR="001E22FA" w:rsidRPr="00EA7027" w:rsidRDefault="001E22FA" w:rsidP="001B1E6E">
            <w:pPr>
              <w:pStyle w:val="TableHeading"/>
            </w:pPr>
            <w:r>
              <w:rPr>
                <w:b/>
                <w:color w:val="FFFFFF"/>
                <w:sz w:val="20"/>
                <w:szCs w:val="20"/>
                <w:shd w:val="clear" w:color="auto" w:fill="A5A5A5"/>
              </w:rPr>
              <w:t>16.9</w:t>
            </w:r>
          </w:p>
        </w:tc>
        <w:tc>
          <w:tcPr>
            <w:tcW w:w="4363" w:type="dxa"/>
            <w:shd w:val="clear" w:color="auto" w:fill="auto"/>
          </w:tcPr>
          <w:p w14:paraId="0809E3CA" w14:textId="677558A0"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 xml:space="preserve">Do not use Flash, Active-X, Silverlight, </w:t>
            </w:r>
            <w:proofErr w:type="gramStart"/>
            <w:r>
              <w:t>NACL</w:t>
            </w:r>
            <w:proofErr w:type="gramEnd"/>
            <w:r>
              <w:t>, client-side Java or other client side technologies not supported natively via W3C browser standards.</w:t>
            </w:r>
          </w:p>
        </w:tc>
        <w:tc>
          <w:tcPr>
            <w:tcW w:w="866" w:type="dxa"/>
            <w:shd w:val="clear" w:color="auto" w:fill="FFC000"/>
            <w:vAlign w:val="center"/>
          </w:tcPr>
          <w:p w14:paraId="7E7478BC" w14:textId="4133E90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548BD45" w14:textId="7F7F7BA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91D0C3" w14:textId="58B75B6E"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F02BABC" w14:textId="0D3B79C9" w:rsidR="001E22FA" w:rsidRPr="001E22FA"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bl>
    <w:p w14:paraId="3538CD95" w14:textId="77777777" w:rsidR="00E34115" w:rsidRPr="00E34115" w:rsidRDefault="00E34115" w:rsidP="00E34115"/>
    <w:p w14:paraId="5F33A7F1" w14:textId="77777777" w:rsidR="00E34115" w:rsidRPr="00E34115" w:rsidRDefault="00E34115" w:rsidP="00E34115">
      <w:pPr>
        <w:pStyle w:val="Heading2"/>
      </w:pPr>
      <w:r w:rsidRPr="00E34115">
        <w:t>References</w:t>
      </w:r>
    </w:p>
    <w:p w14:paraId="50CEB952" w14:textId="77777777" w:rsidR="001E22FA" w:rsidRDefault="001E22FA" w:rsidP="001E22FA">
      <w:r>
        <w:t>For more information, please see:</w:t>
      </w:r>
    </w:p>
    <w:p w14:paraId="25A86CC9" w14:textId="15B3982E" w:rsidR="001E22FA" w:rsidRDefault="001E22FA" w:rsidP="009D1F1E">
      <w:pPr>
        <w:pStyle w:val="ListParagraph"/>
        <w:numPr>
          <w:ilvl w:val="0"/>
          <w:numId w:val="14"/>
        </w:numPr>
      </w:pPr>
      <w:r>
        <w:rPr>
          <w:rFonts w:hint="eastAsia"/>
        </w:rPr>
        <w:t>File Extension Handling for Sensitive Information</w:t>
      </w:r>
      <w:r w:rsidR="00792E27">
        <w:t>:</w:t>
      </w:r>
      <w:r>
        <w:rPr>
          <w:rFonts w:hint="eastAsia"/>
        </w:rPr>
        <w:t xml:space="preserve"> </w:t>
      </w:r>
      <w:hyperlink r:id="rId56" w:history="1">
        <w:r w:rsidRPr="00C44E0B">
          <w:rPr>
            <w:rStyle w:val="Hyperlink"/>
            <w:rFonts w:hint="eastAsia"/>
          </w:rPr>
          <w:t>https://www.owasp.org/index.php/Unrestricted_File_Upload</w:t>
        </w:r>
      </w:hyperlink>
      <w:r>
        <w:t xml:space="preserve"> </w:t>
      </w:r>
    </w:p>
    <w:p w14:paraId="558D44DF" w14:textId="77777777" w:rsidR="001E22FA" w:rsidRDefault="001E22FA" w:rsidP="001E22FA"/>
    <w:p w14:paraId="38B6C546" w14:textId="13761CBA" w:rsidR="003C52FF" w:rsidRPr="00DF702A" w:rsidRDefault="003C52FF" w:rsidP="003C52FF"/>
    <w:p w14:paraId="7FE2B720" w14:textId="4D56DD42" w:rsidR="00DF702A" w:rsidRDefault="00DF702A" w:rsidP="00BD5F80">
      <w:pPr>
        <w:pStyle w:val="Heading1"/>
      </w:pPr>
      <w:bookmarkStart w:id="727" w:name="_Toc440139695"/>
      <w:r>
        <w:lastRenderedPageBreak/>
        <w:t xml:space="preserve">V17: Mobile </w:t>
      </w:r>
      <w:r w:rsidR="00C801A4">
        <w:t>v</w:t>
      </w:r>
      <w:r>
        <w:t xml:space="preserve">erification </w:t>
      </w:r>
      <w:r w:rsidR="00C801A4">
        <w:t>r</w:t>
      </w:r>
      <w:r>
        <w:t>equirements</w:t>
      </w:r>
      <w:bookmarkEnd w:id="727"/>
    </w:p>
    <w:p w14:paraId="360CEC81" w14:textId="77777777" w:rsidR="00CC340C" w:rsidRDefault="00CC340C" w:rsidP="00CC340C">
      <w:pPr>
        <w:pStyle w:val="Heading2"/>
      </w:pPr>
      <w:r>
        <w:t>Control objective</w:t>
      </w:r>
    </w:p>
    <w:p w14:paraId="16AD6FA4" w14:textId="26EA395C" w:rsidR="00945FEB" w:rsidRDefault="00FE6DFD" w:rsidP="00FE6DFD">
      <w:r>
        <w:t>This section contains controls that are mobile application specific</w:t>
      </w:r>
      <w:ins w:id="728" w:author="jason" w:date="2016-01-10T09:27:00Z">
        <w:r w:rsidR="008E4CD5">
          <w:t xml:space="preserve"> and </w:t>
        </w:r>
        <w:proofErr w:type="gramStart"/>
        <w:r w:rsidR="008E4CD5">
          <w:t>should be used</w:t>
        </w:r>
        <w:proofErr w:type="gramEnd"/>
        <w:r w:rsidR="008E4CD5">
          <w:t xml:space="preserve"> in conjunction with other relevant sections</w:t>
        </w:r>
      </w:ins>
      <w:r>
        <w:t xml:space="preserve">. </w:t>
      </w:r>
      <w:del w:id="729" w:author="jason" w:date="2016-01-10T09:26:00Z">
        <w:r w:rsidDel="008E4CD5">
          <w:delText>These controls have been de-duplicated from 2.0,</w:delText>
        </w:r>
      </w:del>
      <w:ins w:id="730" w:author="jason" w:date="2016-01-10T09:26:00Z">
        <w:r w:rsidR="008E4CD5">
          <w:t xml:space="preserve">Duplicate </w:t>
        </w:r>
        <w:proofErr w:type="spellStart"/>
        <w:r w:rsidR="008E4CD5">
          <w:t>contols</w:t>
        </w:r>
        <w:proofErr w:type="spellEnd"/>
        <w:r w:rsidR="008E4CD5">
          <w:t xml:space="preserve"> from version 2.0 </w:t>
        </w:r>
        <w:proofErr w:type="gramStart"/>
        <w:r w:rsidR="008E4CD5">
          <w:t>have been removed</w:t>
        </w:r>
      </w:ins>
      <w:proofErr w:type="gramEnd"/>
      <w:ins w:id="731" w:author="jason" w:date="2016-01-10T09:27:00Z">
        <w:r w:rsidR="008E4CD5">
          <w:t>.</w:t>
        </w:r>
      </w:ins>
      <w:r>
        <w:t xml:space="preserve"> </w:t>
      </w:r>
      <w:del w:id="732" w:author="jason" w:date="2016-01-10T09:27:00Z">
        <w:r w:rsidDel="008E4CD5">
          <w:delText xml:space="preserve">so must be taken in conjunction with all other sections of the relevant ASVS Verification Level. </w:delText>
        </w:r>
      </w:del>
    </w:p>
    <w:p w14:paraId="176F7986" w14:textId="16A09BC8" w:rsidR="00FE6DFD" w:rsidRPr="00FE6DFD" w:rsidRDefault="00FE6DFD" w:rsidP="00FE6DFD">
      <w:r>
        <w:t>Mobile applications should:</w:t>
      </w:r>
    </w:p>
    <w:p w14:paraId="5195ACE0" w14:textId="10306CD1" w:rsidR="00535A71" w:rsidRDefault="00FE6DFD" w:rsidP="00FE6DFD">
      <w:pPr>
        <w:pStyle w:val="ListParagraph"/>
        <w:numPr>
          <w:ilvl w:val="0"/>
          <w:numId w:val="14"/>
        </w:numPr>
      </w:pPr>
      <w:del w:id="733" w:author="jason" w:date="2016-01-10T09:28:00Z">
        <w:r w:rsidDel="008E4CD5">
          <w:delText>S</w:delText>
        </w:r>
        <w:r w:rsidR="00535A71" w:rsidDel="008E4CD5">
          <w:delText>hould h</w:delText>
        </w:r>
      </w:del>
      <w:ins w:id="734" w:author="jason" w:date="2016-01-10T09:28:00Z">
        <w:r w:rsidR="008E4CD5">
          <w:t>H</w:t>
        </w:r>
      </w:ins>
      <w:r w:rsidR="00535A71">
        <w:t xml:space="preserve">ave the same level of security controls </w:t>
      </w:r>
      <w:r>
        <w:t>within the mobile client as found in the server, by enforcing security controls in a trusted environment</w:t>
      </w:r>
    </w:p>
    <w:p w14:paraId="7615EEDB" w14:textId="6D6613F0" w:rsidR="00535A71" w:rsidRDefault="00CA1019" w:rsidP="00FE6DFD">
      <w:pPr>
        <w:pStyle w:val="ListParagraph"/>
        <w:numPr>
          <w:ilvl w:val="0"/>
          <w:numId w:val="14"/>
        </w:numPr>
      </w:pPr>
      <w:ins w:id="735" w:author="jason" w:date="2016-01-10T09:28:00Z">
        <w:r>
          <w:t xml:space="preserve">Store </w:t>
        </w:r>
      </w:ins>
      <w:del w:id="736" w:author="jason" w:date="2016-01-10T09:28:00Z">
        <w:r w:rsidR="00535A71" w:rsidDel="00CA1019">
          <w:delText>S</w:delText>
        </w:r>
      </w:del>
      <w:ins w:id="737" w:author="jason" w:date="2016-01-10T09:28:00Z">
        <w:r>
          <w:t>s</w:t>
        </w:r>
      </w:ins>
      <w:r w:rsidR="00535A71">
        <w:t xml:space="preserve">ensitive information assets </w:t>
      </w:r>
      <w:del w:id="738" w:author="jason" w:date="2016-01-10T09:28:00Z">
        <w:r w:rsidR="00535A71" w:rsidDel="00CA1019">
          <w:delText xml:space="preserve">stored </w:delText>
        </w:r>
      </w:del>
      <w:r w:rsidR="00535A71">
        <w:t xml:space="preserve">on the device </w:t>
      </w:r>
      <w:del w:id="739" w:author="jason" w:date="2016-01-10T09:28:00Z">
        <w:r w:rsidR="00535A71" w:rsidDel="00CA1019">
          <w:delText>shoul</w:delText>
        </w:r>
        <w:r w:rsidR="00FE6DFD" w:rsidDel="00CA1019">
          <w:delText xml:space="preserve">d be done so </w:delText>
        </w:r>
      </w:del>
      <w:r w:rsidR="00FE6DFD">
        <w:t>in a secure manner</w:t>
      </w:r>
    </w:p>
    <w:p w14:paraId="42792D76" w14:textId="6D70EDC1" w:rsidR="00535A71" w:rsidRDefault="00535A71" w:rsidP="00FE6DFD">
      <w:pPr>
        <w:pStyle w:val="ListParagraph"/>
        <w:numPr>
          <w:ilvl w:val="0"/>
          <w:numId w:val="14"/>
        </w:numPr>
      </w:pPr>
      <w:del w:id="740" w:author="jason" w:date="2016-01-10T09:29:00Z">
        <w:r w:rsidDel="00CA1019">
          <w:delText xml:space="preserve">All </w:delText>
        </w:r>
      </w:del>
      <w:ins w:id="741" w:author="jason" w:date="2016-01-10T09:29:00Z">
        <w:r w:rsidR="00CA1019">
          <w:t xml:space="preserve">Transmit </w:t>
        </w:r>
      </w:ins>
      <w:r>
        <w:t xml:space="preserve">sensitive data </w:t>
      </w:r>
      <w:del w:id="742" w:author="jason" w:date="2016-01-10T09:29:00Z">
        <w:r w:rsidDel="00CA1019">
          <w:delText xml:space="preserve">transmitted </w:delText>
        </w:r>
      </w:del>
      <w:r>
        <w:t xml:space="preserve">from the device </w:t>
      </w:r>
      <w:del w:id="743" w:author="jason" w:date="2016-01-10T09:29:00Z">
        <w:r w:rsidDel="00CA1019">
          <w:delText xml:space="preserve">should be done so </w:delText>
        </w:r>
      </w:del>
      <w:r>
        <w:t xml:space="preserve">with </w:t>
      </w:r>
      <w:ins w:id="744" w:author="jason" w:date="2016-01-10T09:30:00Z">
        <w:r w:rsidR="00CA1019">
          <w:t xml:space="preserve">encryption and </w:t>
        </w:r>
      </w:ins>
      <w:r>
        <w:t xml:space="preserve">transport layer security in mind.   </w:t>
      </w:r>
    </w:p>
    <w:p w14:paraId="4A3EE1D6" w14:textId="77777777" w:rsidR="00CC340C" w:rsidRDefault="00CC340C" w:rsidP="00CC340C">
      <w:pPr>
        <w:pStyle w:val="Heading2"/>
      </w:pPr>
      <w:r>
        <w:t>Requirements</w:t>
      </w:r>
    </w:p>
    <w:tbl>
      <w:tblPr>
        <w:tblStyle w:val="GridTable5DarkAccent3"/>
        <w:tblW w:w="5000" w:type="pct"/>
        <w:tblLook w:val="04A0" w:firstRow="1" w:lastRow="0" w:firstColumn="1" w:lastColumn="0" w:noHBand="0" w:noVBand="1"/>
      </w:tblPr>
      <w:tblGrid>
        <w:gridCol w:w="932"/>
        <w:gridCol w:w="4472"/>
        <w:gridCol w:w="888"/>
        <w:gridCol w:w="888"/>
        <w:gridCol w:w="888"/>
        <w:gridCol w:w="1168"/>
      </w:tblGrid>
      <w:tr w:rsidR="003C52FF" w:rsidRPr="00E305D1" w14:paraId="6788E26F" w14:textId="77777777" w:rsidTr="009F228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657FB1" w14:textId="77777777" w:rsidR="003C52FF" w:rsidRPr="00E305D1" w:rsidRDefault="003C52FF" w:rsidP="00E305D1">
            <w:pPr>
              <w:pStyle w:val="TableHeading"/>
            </w:pPr>
            <w:r w:rsidRPr="00E305D1">
              <w:t>#</w:t>
            </w:r>
          </w:p>
        </w:tc>
        <w:tc>
          <w:tcPr>
            <w:tcW w:w="4363" w:type="dxa"/>
            <w:vAlign w:val="center"/>
          </w:tcPr>
          <w:p w14:paraId="07E06E3D" w14:textId="77777777" w:rsidR="003C52FF" w:rsidRPr="00E305D1" w:rsidRDefault="003C52FF" w:rsidP="00E305D1">
            <w:pPr>
              <w:pStyle w:val="TableHeading"/>
              <w:cnfStyle w:val="100000000000" w:firstRow="1" w:lastRow="0" w:firstColumn="0" w:lastColumn="0" w:oddVBand="0" w:evenVBand="0" w:oddHBand="0" w:evenHBand="0" w:firstRowFirstColumn="0" w:firstRowLastColumn="0" w:lastRowFirstColumn="0" w:lastRowLastColumn="0"/>
            </w:pPr>
            <w:r w:rsidRPr="00E305D1">
              <w:t>Description</w:t>
            </w:r>
          </w:p>
        </w:tc>
        <w:tc>
          <w:tcPr>
            <w:tcW w:w="866" w:type="dxa"/>
            <w:vAlign w:val="center"/>
          </w:tcPr>
          <w:p w14:paraId="47F1D1D5"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1</w:t>
            </w:r>
          </w:p>
        </w:tc>
        <w:tc>
          <w:tcPr>
            <w:tcW w:w="866" w:type="dxa"/>
            <w:vAlign w:val="center"/>
          </w:tcPr>
          <w:p w14:paraId="230BB0A6"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2</w:t>
            </w:r>
          </w:p>
        </w:tc>
        <w:tc>
          <w:tcPr>
            <w:tcW w:w="866" w:type="dxa"/>
            <w:vAlign w:val="center"/>
          </w:tcPr>
          <w:p w14:paraId="128482BC"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3</w:t>
            </w:r>
          </w:p>
        </w:tc>
        <w:tc>
          <w:tcPr>
            <w:tcW w:w="1139" w:type="dxa"/>
            <w:vAlign w:val="center"/>
          </w:tcPr>
          <w:p w14:paraId="00982325" w14:textId="77777777" w:rsidR="003C52FF" w:rsidRPr="00E305D1" w:rsidRDefault="003C52FF" w:rsidP="00E81066">
            <w:pPr>
              <w:pStyle w:val="TableHeading"/>
              <w:cnfStyle w:val="100000000000" w:firstRow="1" w:lastRow="0" w:firstColumn="0" w:lastColumn="0" w:oddVBand="0" w:evenVBand="0" w:oddHBand="0" w:evenHBand="0" w:firstRowFirstColumn="0" w:firstRowLastColumn="0" w:lastRowFirstColumn="0" w:lastRowLastColumn="0"/>
            </w:pPr>
            <w:r w:rsidRPr="00E305D1">
              <w:t>Since</w:t>
            </w:r>
          </w:p>
        </w:tc>
      </w:tr>
      <w:tr w:rsidR="00535A71" w:rsidRPr="00EA7027" w14:paraId="45234F28"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269C9A9" w14:textId="19339C54" w:rsidR="00535A71" w:rsidRPr="00E305D1" w:rsidRDefault="00535A71" w:rsidP="00E305D1">
            <w:pPr>
              <w:pStyle w:val="TableHeading"/>
            </w:pPr>
            <w:r>
              <w:rPr>
                <w:b/>
                <w:color w:val="FFFFFF"/>
                <w:sz w:val="20"/>
                <w:szCs w:val="20"/>
                <w:shd w:val="clear" w:color="auto" w:fill="A5A5A5"/>
              </w:rPr>
              <w:t>17.1</w:t>
            </w:r>
          </w:p>
        </w:tc>
        <w:tc>
          <w:tcPr>
            <w:tcW w:w="4363" w:type="dxa"/>
            <w:shd w:val="clear" w:color="auto" w:fill="EDEDED" w:themeFill="accent3" w:themeFillTint="33"/>
          </w:tcPr>
          <w:p w14:paraId="5F6A3B26" w14:textId="08F678E0"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 xml:space="preserve">Verify that ID values stored on the device and retrievable by other applications, such as the UDID or IMEI number </w:t>
            </w:r>
            <w:proofErr w:type="gramStart"/>
            <w:r>
              <w:t>are not used</w:t>
            </w:r>
            <w:proofErr w:type="gramEnd"/>
            <w:r>
              <w:t xml:space="preserve"> as authentication tokens.</w:t>
            </w:r>
          </w:p>
        </w:tc>
        <w:tc>
          <w:tcPr>
            <w:tcW w:w="866" w:type="dxa"/>
            <w:shd w:val="clear" w:color="auto" w:fill="FFC000"/>
            <w:vAlign w:val="center"/>
          </w:tcPr>
          <w:p w14:paraId="096C0A3C" w14:textId="2FB5BB58"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0D142B7" w14:textId="4AA503F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F932AF" w14:textId="379647A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11A32FF" w14:textId="64BEE51A"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1F66E5B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76A0884C" w14:textId="6C00FC6F" w:rsidR="00535A71" w:rsidRPr="00E305D1" w:rsidRDefault="00535A71" w:rsidP="00E305D1">
            <w:pPr>
              <w:pStyle w:val="TableHeading"/>
            </w:pPr>
            <w:r>
              <w:rPr>
                <w:b/>
                <w:color w:val="FFFFFF"/>
                <w:sz w:val="20"/>
                <w:szCs w:val="20"/>
                <w:shd w:val="clear" w:color="auto" w:fill="A5A5A5"/>
              </w:rPr>
              <w:t>17.2</w:t>
            </w:r>
          </w:p>
        </w:tc>
        <w:tc>
          <w:tcPr>
            <w:tcW w:w="4363" w:type="dxa"/>
            <w:shd w:val="clear" w:color="auto" w:fill="auto"/>
          </w:tcPr>
          <w:p w14:paraId="0799B27D" w14:textId="7287E50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mobile app does not store sensitive data onto potentially unencrypted shared resources on the device (e.g. SD card or shared folders).</w:t>
            </w:r>
          </w:p>
        </w:tc>
        <w:tc>
          <w:tcPr>
            <w:tcW w:w="866" w:type="dxa"/>
            <w:shd w:val="clear" w:color="auto" w:fill="FFC000"/>
            <w:vAlign w:val="center"/>
          </w:tcPr>
          <w:p w14:paraId="2E612806" w14:textId="69E0E7B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0493403" w14:textId="1B48274B"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35D3C04" w14:textId="3A181641"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AD458FE" w14:textId="0A67EFFD"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739DD8D5"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9873E00" w14:textId="7CE117D2" w:rsidR="00535A71" w:rsidRPr="00E305D1" w:rsidRDefault="00535A71" w:rsidP="00E305D1">
            <w:pPr>
              <w:pStyle w:val="TableHeading"/>
            </w:pPr>
            <w:r>
              <w:rPr>
                <w:b/>
                <w:color w:val="FFFFFF"/>
                <w:sz w:val="20"/>
                <w:szCs w:val="20"/>
                <w:shd w:val="clear" w:color="auto" w:fill="A5A5A5"/>
              </w:rPr>
              <w:t>17.3</w:t>
            </w:r>
          </w:p>
        </w:tc>
        <w:tc>
          <w:tcPr>
            <w:tcW w:w="4363" w:type="dxa"/>
            <w:shd w:val="clear" w:color="auto" w:fill="auto"/>
          </w:tcPr>
          <w:p w14:paraId="64625965" w14:textId="6269BAC5"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 xml:space="preserve">Verify that sensitive data is not stored unprotected on the device, even in </w:t>
            </w:r>
            <w:proofErr w:type="gramStart"/>
            <w:r>
              <w:t>system protected</w:t>
            </w:r>
            <w:proofErr w:type="gramEnd"/>
            <w:r>
              <w:t xml:space="preserve"> areas such as key chains.</w:t>
            </w:r>
          </w:p>
        </w:tc>
        <w:tc>
          <w:tcPr>
            <w:tcW w:w="866" w:type="dxa"/>
            <w:shd w:val="clear" w:color="auto" w:fill="FFC000"/>
            <w:vAlign w:val="center"/>
          </w:tcPr>
          <w:p w14:paraId="2C0C57E7" w14:textId="74268C5B"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094F515" w14:textId="491A8352"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D8B215D" w14:textId="192CB41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8BB4A3" w14:textId="506E72B5"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7A202CA"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09945AE5" w14:textId="625BC9E6" w:rsidR="00535A71" w:rsidRPr="00E305D1" w:rsidRDefault="00535A71" w:rsidP="00E305D1">
            <w:pPr>
              <w:pStyle w:val="TableHeading"/>
            </w:pPr>
            <w:r>
              <w:rPr>
                <w:b/>
                <w:color w:val="FFFFFF"/>
                <w:sz w:val="20"/>
                <w:szCs w:val="20"/>
                <w:shd w:val="clear" w:color="auto" w:fill="A5A5A5"/>
              </w:rPr>
              <w:t>17.4</w:t>
            </w:r>
          </w:p>
        </w:tc>
        <w:tc>
          <w:tcPr>
            <w:tcW w:w="4363" w:type="dxa"/>
            <w:shd w:val="clear" w:color="auto" w:fill="auto"/>
          </w:tcPr>
          <w:p w14:paraId="1B6FABE1" w14:textId="0D2EFC33" w:rsidR="00535A71" w:rsidRPr="00E305D1" w:rsidRDefault="00535A71" w:rsidP="0010023D">
            <w:pPr>
              <w:pStyle w:val="TableBody"/>
              <w:cnfStyle w:val="000000000000" w:firstRow="0" w:lastRow="0" w:firstColumn="0" w:lastColumn="0" w:oddVBand="0" w:evenVBand="0" w:oddHBand="0" w:evenHBand="0" w:firstRowFirstColumn="0" w:firstRowLastColumn="0" w:lastRowFirstColumn="0" w:lastRowLastColumn="0"/>
            </w:pPr>
            <w:r>
              <w:t xml:space="preserve">Verify that secret keys, API tokens, or passwords </w:t>
            </w:r>
            <w:proofErr w:type="gramStart"/>
            <w:r>
              <w:t>are dynamically generated</w:t>
            </w:r>
            <w:proofErr w:type="gramEnd"/>
            <w:r>
              <w:t xml:space="preserve"> in mobile applications.</w:t>
            </w:r>
          </w:p>
        </w:tc>
        <w:tc>
          <w:tcPr>
            <w:tcW w:w="866" w:type="dxa"/>
            <w:shd w:val="clear" w:color="auto" w:fill="FFC000"/>
            <w:vAlign w:val="center"/>
          </w:tcPr>
          <w:p w14:paraId="2621A26B" w14:textId="473F059A"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360A7E1" w14:textId="63066F6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E1547BD" w14:textId="08ECF5CD"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16E182A" w14:textId="383373A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0CE84C17"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D51B8DB" w14:textId="765D6B12" w:rsidR="00535A71" w:rsidRPr="00E305D1" w:rsidRDefault="00535A71" w:rsidP="00E305D1">
            <w:pPr>
              <w:pStyle w:val="TableHeading"/>
            </w:pPr>
            <w:r>
              <w:rPr>
                <w:b/>
                <w:color w:val="FFFFFF"/>
                <w:sz w:val="20"/>
                <w:szCs w:val="20"/>
                <w:shd w:val="clear" w:color="auto" w:fill="A5A5A5"/>
              </w:rPr>
              <w:t>17.5</w:t>
            </w:r>
          </w:p>
        </w:tc>
        <w:tc>
          <w:tcPr>
            <w:tcW w:w="4363" w:type="dxa"/>
            <w:shd w:val="clear" w:color="auto" w:fill="auto"/>
          </w:tcPr>
          <w:p w14:paraId="132D6940" w14:textId="5E8DE1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mobile app prevents leaking of sensitive information (for example, screenshots are saved of the current application as the application is backgrounded or writing sensitive information in console</w:t>
            </w:r>
            <w:proofErr w:type="gramStart"/>
            <w:r>
              <w:t>) .</w:t>
            </w:r>
            <w:proofErr w:type="gramEnd"/>
          </w:p>
        </w:tc>
        <w:tc>
          <w:tcPr>
            <w:tcW w:w="866" w:type="dxa"/>
            <w:shd w:val="clear" w:color="auto" w:fill="auto"/>
            <w:vAlign w:val="center"/>
          </w:tcPr>
          <w:p w14:paraId="502B7EDC" w14:textId="7777777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FAEAA1F" w14:textId="059E671C"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C125D3" w14:textId="28E6420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ED50331" w14:textId="28E7B43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A39D16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46BBC74D" w14:textId="78E18EAB" w:rsidR="00535A71" w:rsidRPr="00E305D1" w:rsidRDefault="00535A71" w:rsidP="00E305D1">
            <w:pPr>
              <w:pStyle w:val="TableHeading"/>
            </w:pPr>
            <w:r>
              <w:rPr>
                <w:b/>
                <w:color w:val="FFFFFF"/>
                <w:sz w:val="20"/>
                <w:szCs w:val="20"/>
                <w:shd w:val="clear" w:color="auto" w:fill="A5A5A5"/>
              </w:rPr>
              <w:lastRenderedPageBreak/>
              <w:t>17.6</w:t>
            </w:r>
          </w:p>
        </w:tc>
        <w:tc>
          <w:tcPr>
            <w:tcW w:w="4363" w:type="dxa"/>
            <w:shd w:val="clear" w:color="auto" w:fill="auto"/>
          </w:tcPr>
          <w:p w14:paraId="2CD9B09D" w14:textId="041D6FCA"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application is requesting minimal permissions for required functionality and resources.</w:t>
            </w:r>
          </w:p>
        </w:tc>
        <w:tc>
          <w:tcPr>
            <w:tcW w:w="866" w:type="dxa"/>
            <w:shd w:val="clear" w:color="auto" w:fill="auto"/>
            <w:vAlign w:val="center"/>
          </w:tcPr>
          <w:p w14:paraId="3659302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6984B91" w14:textId="24803B32"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B97AA87" w14:textId="666BC48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475E75E" w14:textId="5BF97BD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6ECC101"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722FE24" w14:textId="002B1D27" w:rsidR="00535A71" w:rsidRPr="00E305D1" w:rsidRDefault="00535A71" w:rsidP="00E305D1">
            <w:pPr>
              <w:pStyle w:val="TableHeading"/>
            </w:pPr>
            <w:r>
              <w:rPr>
                <w:b/>
                <w:color w:val="FFFFFF"/>
                <w:sz w:val="20"/>
                <w:szCs w:val="20"/>
                <w:shd w:val="clear" w:color="auto" w:fill="A5A5A5"/>
              </w:rPr>
              <w:t>17.7</w:t>
            </w:r>
          </w:p>
        </w:tc>
        <w:tc>
          <w:tcPr>
            <w:tcW w:w="4363" w:type="dxa"/>
            <w:shd w:val="clear" w:color="auto" w:fill="EDEDED" w:themeFill="accent3" w:themeFillTint="33"/>
          </w:tcPr>
          <w:p w14:paraId="647C5483" w14:textId="09CAE938" w:rsidR="00535A71" w:rsidRPr="00E305D1" w:rsidRDefault="00535A71" w:rsidP="00CA1019">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sensitive code </w:t>
            </w:r>
            <w:proofErr w:type="gramStart"/>
            <w:r>
              <w:t xml:space="preserve">is </w:t>
            </w:r>
            <w:del w:id="745" w:author="jason" w:date="2016-01-10T09:31:00Z">
              <w:r w:rsidDel="00CA1019">
                <w:delText>laid out</w:delText>
              </w:r>
            </w:del>
            <w:ins w:id="746" w:author="jason" w:date="2016-01-10T09:31:00Z">
              <w:r w:rsidR="00CA1019">
                <w:t>addressed</w:t>
              </w:r>
            </w:ins>
            <w:proofErr w:type="gramEnd"/>
            <w:r>
              <w:t xml:space="preserve"> unpredictably in memory (For example ASLR).</w:t>
            </w:r>
          </w:p>
        </w:tc>
        <w:tc>
          <w:tcPr>
            <w:tcW w:w="866" w:type="dxa"/>
            <w:shd w:val="clear" w:color="auto" w:fill="FFC000"/>
            <w:vAlign w:val="center"/>
          </w:tcPr>
          <w:p w14:paraId="10C31097" w14:textId="05E36B5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26603305" w14:textId="4F5F674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3920934" w14:textId="1A0AE34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477E72F" w14:textId="0D0FF8F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5748B30F"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668A54D2" w14:textId="110A0B5B" w:rsidR="00535A71" w:rsidRPr="00E305D1" w:rsidRDefault="00535A71" w:rsidP="00E305D1">
            <w:pPr>
              <w:pStyle w:val="TableHeading"/>
            </w:pPr>
            <w:r>
              <w:rPr>
                <w:b/>
                <w:color w:val="FFFFFF"/>
                <w:sz w:val="20"/>
                <w:szCs w:val="20"/>
                <w:shd w:val="clear" w:color="auto" w:fill="A5A5A5"/>
              </w:rPr>
              <w:t>17.8</w:t>
            </w:r>
          </w:p>
        </w:tc>
        <w:tc>
          <w:tcPr>
            <w:tcW w:w="4363" w:type="dxa"/>
          </w:tcPr>
          <w:p w14:paraId="63E4D753" w14:textId="4E83AE43"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 xml:space="preserve">Verify that there are anti-debugging techniques present that are </w:t>
            </w:r>
            <w:del w:id="747" w:author="jason" w:date="2016-01-10T09:31:00Z">
              <w:r w:rsidDel="00CA1019">
                <w:delText>sufficient enough</w:delText>
              </w:r>
            </w:del>
            <w:ins w:id="748" w:author="jason" w:date="2016-01-10T09:31:00Z">
              <w:r w:rsidR="00CA1019">
                <w:t>sufficient</w:t>
              </w:r>
            </w:ins>
            <w:r>
              <w:t xml:space="preserve"> to deter or delay likely attackers from injecting debuggers into the mobile app (For example GDB).</w:t>
            </w:r>
          </w:p>
        </w:tc>
        <w:tc>
          <w:tcPr>
            <w:tcW w:w="866" w:type="dxa"/>
            <w:vAlign w:val="center"/>
          </w:tcPr>
          <w:p w14:paraId="5D257F97"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29CA80A"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EE7357D" w14:textId="2EBD8FEE"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6FBDC8C" w14:textId="38CECEC2"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452E97E"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B0A3C3D" w14:textId="49625FA7" w:rsidR="00535A71" w:rsidRPr="00E305D1" w:rsidRDefault="00535A71" w:rsidP="00E305D1">
            <w:pPr>
              <w:pStyle w:val="TableHeading"/>
            </w:pPr>
            <w:r>
              <w:rPr>
                <w:b/>
                <w:color w:val="FFFFFF"/>
                <w:sz w:val="20"/>
                <w:szCs w:val="20"/>
                <w:shd w:val="clear" w:color="auto" w:fill="A5A5A5"/>
              </w:rPr>
              <w:t>17.9</w:t>
            </w:r>
          </w:p>
        </w:tc>
        <w:tc>
          <w:tcPr>
            <w:tcW w:w="4363" w:type="dxa"/>
            <w:shd w:val="clear" w:color="auto" w:fill="auto"/>
          </w:tcPr>
          <w:p w14:paraId="72B5B850" w14:textId="414F74E3"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 xml:space="preserve">Verify that the app does not export sensitive activities, intents, content providers etc., for other mobile apps on the same device to exploit. </w:t>
            </w:r>
          </w:p>
        </w:tc>
        <w:tc>
          <w:tcPr>
            <w:tcW w:w="866" w:type="dxa"/>
            <w:shd w:val="clear" w:color="auto" w:fill="FFC000"/>
            <w:vAlign w:val="center"/>
          </w:tcPr>
          <w:p w14:paraId="73FB8E73" w14:textId="0099617E" w:rsidR="00535A71" w:rsidRPr="00E81066" w:rsidRDefault="00535A71" w:rsidP="009F228D">
            <w:pPr>
              <w:jc w:val="center"/>
              <w:cnfStyle w:val="000000100000" w:firstRow="0" w:lastRow="0" w:firstColumn="0" w:lastColumn="0" w:oddVBand="0" w:evenVBand="0" w:oddHBand="1" w:evenHBand="0" w:firstRowFirstColumn="0" w:firstRowLastColumn="0" w:lastRowFirstColumn="0" w:lastRowLastColumn="0"/>
            </w:pPr>
            <w:r>
              <w:rPr>
                <w:sz w:val="20"/>
                <w:szCs w:val="20"/>
                <w:shd w:val="clear" w:color="auto" w:fill="FFC000"/>
              </w:rPr>
              <w:t>✓</w:t>
            </w:r>
          </w:p>
        </w:tc>
        <w:tc>
          <w:tcPr>
            <w:tcW w:w="866" w:type="dxa"/>
            <w:shd w:val="clear" w:color="auto" w:fill="92D050"/>
            <w:vAlign w:val="center"/>
          </w:tcPr>
          <w:p w14:paraId="29C888D4" w14:textId="39476A5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D35FD7E" w14:textId="03C74D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B4A8165" w14:textId="70DEB6B3"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65E7DE55"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1BD44C89" w14:textId="5DFC5759" w:rsidR="00535A71" w:rsidRPr="00E305D1" w:rsidRDefault="00535A71" w:rsidP="00E305D1">
            <w:pPr>
              <w:pStyle w:val="TableHeading"/>
            </w:pPr>
            <w:r>
              <w:rPr>
                <w:b/>
                <w:color w:val="FFFFFF"/>
                <w:sz w:val="20"/>
                <w:szCs w:val="20"/>
                <w:shd w:val="clear" w:color="auto" w:fill="A5A5A5"/>
              </w:rPr>
              <w:t>17.10</w:t>
            </w:r>
          </w:p>
        </w:tc>
        <w:tc>
          <w:tcPr>
            <w:tcW w:w="4363" w:type="dxa"/>
          </w:tcPr>
          <w:p w14:paraId="3A88DB5E" w14:textId="69282F5D" w:rsidR="00535A71" w:rsidRPr="00E305D1" w:rsidRDefault="00535A71" w:rsidP="00CA1019">
            <w:pPr>
              <w:pStyle w:val="TableBody"/>
              <w:cnfStyle w:val="000000000000" w:firstRow="0" w:lastRow="0" w:firstColumn="0" w:lastColumn="0" w:oddVBand="0" w:evenVBand="0" w:oddHBand="0" w:evenHBand="0" w:firstRowFirstColumn="0" w:firstRowLastColumn="0" w:lastRowFirstColumn="0" w:lastRowLastColumn="0"/>
            </w:pPr>
            <w:r>
              <w:t xml:space="preserve">Verify that mutable structures </w:t>
            </w:r>
            <w:del w:id="749" w:author="jason" w:date="2016-01-10T09:32:00Z">
              <w:r w:rsidDel="00CA1019">
                <w:delText>have been</w:delText>
              </w:r>
            </w:del>
            <w:proofErr w:type="gramStart"/>
            <w:ins w:id="750" w:author="jason" w:date="2016-01-10T09:32:00Z">
              <w:r w:rsidR="00CA1019">
                <w:t>are</w:t>
              </w:r>
            </w:ins>
            <w:r>
              <w:t xml:space="preserve"> used</w:t>
            </w:r>
            <w:proofErr w:type="gramEnd"/>
            <w:r>
              <w:t xml:space="preserve"> for sensitive strings such as account numbers and are overwritten when not used. (Mitigate damage from memory analysis attacks).</w:t>
            </w:r>
          </w:p>
        </w:tc>
        <w:tc>
          <w:tcPr>
            <w:tcW w:w="866" w:type="dxa"/>
            <w:vAlign w:val="center"/>
          </w:tcPr>
          <w:p w14:paraId="2F54767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5650D053"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7554E2FB" w14:textId="0FE28240"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494A76D" w14:textId="2B13E325"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17D6125C"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B4945A3" w14:textId="34AFE0E7" w:rsidR="00535A71" w:rsidRPr="00E305D1" w:rsidRDefault="00535A71" w:rsidP="00E305D1">
            <w:pPr>
              <w:pStyle w:val="TableHeading"/>
            </w:pPr>
            <w:r>
              <w:rPr>
                <w:b/>
                <w:color w:val="FFFFFF"/>
                <w:sz w:val="20"/>
                <w:szCs w:val="20"/>
                <w:shd w:val="clear" w:color="auto" w:fill="A5A5A5"/>
              </w:rPr>
              <w:t>17.11</w:t>
            </w:r>
          </w:p>
        </w:tc>
        <w:tc>
          <w:tcPr>
            <w:tcW w:w="4363" w:type="dxa"/>
            <w:shd w:val="clear" w:color="auto" w:fill="EDEDED" w:themeFill="accent3" w:themeFillTint="33"/>
          </w:tcPr>
          <w:p w14:paraId="6E60C1C1"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p>
          <w:p w14:paraId="10F5E9ED"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r>
              <w:rPr>
                <w:sz w:val="20"/>
                <w:szCs w:val="20"/>
              </w:rPr>
              <w:t xml:space="preserve">Verify that the </w:t>
            </w:r>
            <w:proofErr w:type="gramStart"/>
            <w:r>
              <w:rPr>
                <w:sz w:val="20"/>
                <w:szCs w:val="20"/>
              </w:rPr>
              <w:t>app’s</w:t>
            </w:r>
            <w:proofErr w:type="gramEnd"/>
            <w:r>
              <w:rPr>
                <w:sz w:val="20"/>
                <w:szCs w:val="20"/>
              </w:rPr>
              <w:t xml:space="preserve"> exposed activities, intents, content providers etc. validate all inputs. </w:t>
            </w:r>
          </w:p>
          <w:p w14:paraId="15014121" w14:textId="31C5869A"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6C2C4A54" w14:textId="173DC870"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A2C7352" w14:textId="7FAB85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65105E8" w14:textId="721B24B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D5C4529" w14:textId="34FDCE7F"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bl>
    <w:p w14:paraId="541B62A5" w14:textId="77777777" w:rsidR="00E34115" w:rsidRPr="00E34115" w:rsidRDefault="00E34115" w:rsidP="00E34115"/>
    <w:p w14:paraId="39A42A7C" w14:textId="77777777" w:rsidR="00E34115" w:rsidRPr="00E34115" w:rsidRDefault="00E34115" w:rsidP="00E34115">
      <w:pPr>
        <w:pStyle w:val="Heading2"/>
      </w:pPr>
      <w:r w:rsidRPr="00E34115">
        <w:t>References</w:t>
      </w:r>
    </w:p>
    <w:p w14:paraId="69FEA904" w14:textId="77777777" w:rsidR="00E34115" w:rsidRPr="00E34115" w:rsidRDefault="00E34115" w:rsidP="00E34115">
      <w:r w:rsidRPr="00E34115">
        <w:t>For more information, please see:</w:t>
      </w:r>
    </w:p>
    <w:p w14:paraId="1F8D33D2" w14:textId="58343EEF" w:rsidR="00D1073F" w:rsidRDefault="00D1073F" w:rsidP="009D1F1E">
      <w:pPr>
        <w:pStyle w:val="ListParagraph"/>
        <w:numPr>
          <w:ilvl w:val="0"/>
          <w:numId w:val="12"/>
        </w:numPr>
      </w:pPr>
      <w:r>
        <w:rPr>
          <w:rFonts w:hint="eastAsia"/>
        </w:rPr>
        <w:t xml:space="preserve">OWASP Mobile Security Project: </w:t>
      </w:r>
      <w:hyperlink r:id="rId57" w:history="1">
        <w:r w:rsidRPr="00C44E0B">
          <w:rPr>
            <w:rStyle w:val="Hyperlink"/>
            <w:rFonts w:hint="eastAsia"/>
          </w:rPr>
          <w:t>https://www.owasp.org/index.php/OWASP_Mobile_Security_Project</w:t>
        </w:r>
      </w:hyperlink>
      <w:r>
        <w:t xml:space="preserve"> </w:t>
      </w:r>
    </w:p>
    <w:p w14:paraId="0709C427" w14:textId="36D6EBFC" w:rsidR="00D1073F" w:rsidRDefault="00D1073F" w:rsidP="009D1F1E">
      <w:pPr>
        <w:pStyle w:val="ListParagraph"/>
        <w:numPr>
          <w:ilvl w:val="0"/>
          <w:numId w:val="12"/>
        </w:numPr>
      </w:pPr>
      <w:r>
        <w:rPr>
          <w:rFonts w:hint="eastAsia"/>
        </w:rPr>
        <w:t xml:space="preserve">iOS Developer Cheat Sheet: </w:t>
      </w:r>
      <w:hyperlink r:id="rId58" w:history="1">
        <w:r w:rsidRPr="00C44E0B">
          <w:rPr>
            <w:rStyle w:val="Hyperlink"/>
            <w:rFonts w:hint="eastAsia"/>
          </w:rPr>
          <w:t>https://www.owasp.org/index.php/IOS_Developer_Cheat_Sheet</w:t>
        </w:r>
      </w:hyperlink>
      <w:r>
        <w:t xml:space="preserve"> </w:t>
      </w:r>
    </w:p>
    <w:p w14:paraId="31777818" w14:textId="1BB6EFD4" w:rsidR="003C52FF" w:rsidRDefault="003C52FF" w:rsidP="003C52FF"/>
    <w:p w14:paraId="5B4DC494" w14:textId="77777777" w:rsidR="00D1073F" w:rsidRPr="00DF702A" w:rsidRDefault="00D1073F" w:rsidP="003C52FF"/>
    <w:p w14:paraId="1823B548" w14:textId="77777777" w:rsidR="00C801A4" w:rsidRDefault="00C801A4" w:rsidP="00BD5F80"/>
    <w:p w14:paraId="5742FDA6" w14:textId="77777777" w:rsidR="00C801A4" w:rsidRDefault="00C801A4" w:rsidP="00BD5F80">
      <w:pPr>
        <w:rPr>
          <w:rFonts w:asciiTheme="majorHAnsi" w:eastAsiaTheme="majorEastAsia" w:hAnsiTheme="majorHAnsi" w:cstheme="majorBidi"/>
          <w:color w:val="2E74B5" w:themeColor="accent1" w:themeShade="BF"/>
          <w:sz w:val="32"/>
          <w:szCs w:val="32"/>
        </w:rPr>
      </w:pPr>
      <w:r>
        <w:lastRenderedPageBreak/>
        <w:br w:type="page"/>
      </w:r>
    </w:p>
    <w:p w14:paraId="75D33E22" w14:textId="44038CF2" w:rsidR="00C801A4" w:rsidRDefault="00C801A4" w:rsidP="00BD5F80">
      <w:pPr>
        <w:pStyle w:val="Heading1"/>
      </w:pPr>
      <w:bookmarkStart w:id="751" w:name="_Toc440139696"/>
      <w:r>
        <w:lastRenderedPageBreak/>
        <w:t>V18: Web services verification requirements</w:t>
      </w:r>
      <w:bookmarkEnd w:id="751"/>
    </w:p>
    <w:p w14:paraId="10990184" w14:textId="77777777" w:rsidR="003C52FF" w:rsidRDefault="003C52FF" w:rsidP="003C52FF">
      <w:pPr>
        <w:pStyle w:val="Heading2"/>
      </w:pPr>
      <w:r>
        <w:t>Control objective</w:t>
      </w:r>
    </w:p>
    <w:p w14:paraId="42FDB24E" w14:textId="77777777" w:rsidR="00D1073F" w:rsidRDefault="00D1073F" w:rsidP="00FE6DFD">
      <w:r>
        <w:t>Ensure that a verified application that uses RESTful or SOAP based web services has:</w:t>
      </w:r>
    </w:p>
    <w:p w14:paraId="19AE3AE2" w14:textId="7CDF3B02" w:rsidR="00D1073F" w:rsidRDefault="00FE6DFD" w:rsidP="00FE6DFD">
      <w:pPr>
        <w:pStyle w:val="ListParagraph"/>
        <w:numPr>
          <w:ilvl w:val="0"/>
          <w:numId w:val="36"/>
        </w:numPr>
      </w:pPr>
      <w:r>
        <w:t>A</w:t>
      </w:r>
      <w:r w:rsidR="00D1073F">
        <w:t>dequate authentication, session management and authorization of all web services</w:t>
      </w:r>
    </w:p>
    <w:p w14:paraId="4C15B87B" w14:textId="77777777" w:rsidR="00D1073F" w:rsidRDefault="00D1073F" w:rsidP="00FE6DFD">
      <w:pPr>
        <w:pStyle w:val="ListParagraph"/>
        <w:numPr>
          <w:ilvl w:val="0"/>
          <w:numId w:val="36"/>
        </w:numPr>
      </w:pPr>
      <w:r>
        <w:t>Input validation of all parameters that transit from a lower to higher trust level</w:t>
      </w:r>
    </w:p>
    <w:p w14:paraId="7853325A" w14:textId="14903F08" w:rsidR="00D1073F" w:rsidRDefault="00D1073F" w:rsidP="00FE6DFD">
      <w:pPr>
        <w:pStyle w:val="ListParagraph"/>
        <w:numPr>
          <w:ilvl w:val="0"/>
          <w:numId w:val="36"/>
        </w:numPr>
      </w:pPr>
      <w:r>
        <w:t xml:space="preserve">Basic interoperability of SOAP web services layer to promote API use </w:t>
      </w:r>
      <w:r>
        <w:tab/>
      </w:r>
      <w:r>
        <w:tab/>
      </w:r>
    </w:p>
    <w:p w14:paraId="041F103E" w14:textId="77777777" w:rsidR="003C52FF" w:rsidRDefault="003C52FF" w:rsidP="003C52FF">
      <w:pPr>
        <w:pStyle w:val="Heading2"/>
      </w:pPr>
      <w:r>
        <w:t>Requirements</w:t>
      </w:r>
    </w:p>
    <w:tbl>
      <w:tblPr>
        <w:tblStyle w:val="GridTable5DarkAccent3"/>
        <w:tblW w:w="5000" w:type="pct"/>
        <w:tblLook w:val="04A0" w:firstRow="1" w:lastRow="0" w:firstColumn="1" w:lastColumn="0" w:noHBand="0" w:noVBand="1"/>
      </w:tblPr>
      <w:tblGrid>
        <w:gridCol w:w="932"/>
        <w:gridCol w:w="4472"/>
        <w:gridCol w:w="888"/>
        <w:gridCol w:w="888"/>
        <w:gridCol w:w="888"/>
        <w:gridCol w:w="1168"/>
      </w:tblGrid>
      <w:tr w:rsidR="003C52FF" w:rsidRPr="007357CE" w14:paraId="1169F60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6BEC635" w14:textId="77777777" w:rsidR="003C52FF" w:rsidRPr="007357CE" w:rsidRDefault="003C52FF" w:rsidP="007357CE">
            <w:pPr>
              <w:pStyle w:val="TableHeading"/>
            </w:pPr>
            <w:r w:rsidRPr="007357CE">
              <w:t>#</w:t>
            </w:r>
          </w:p>
        </w:tc>
        <w:tc>
          <w:tcPr>
            <w:tcW w:w="4363" w:type="dxa"/>
            <w:vAlign w:val="center"/>
          </w:tcPr>
          <w:p w14:paraId="4FC6B51F" w14:textId="77777777" w:rsidR="003C52FF" w:rsidRPr="007357CE" w:rsidRDefault="003C52FF" w:rsidP="007357CE">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151F463F"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6BD6AC8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25A4FE5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45BD7CCF" w14:textId="77777777" w:rsidR="003C52FF" w:rsidRPr="007357CE" w:rsidRDefault="003C52FF" w:rsidP="009E4425">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D1073F" w:rsidRPr="00EA7027" w14:paraId="339B4F3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9113D4C" w14:textId="60CFD63A" w:rsidR="00D1073F" w:rsidRPr="007357CE" w:rsidRDefault="00D1073F" w:rsidP="00A33B21">
            <w:pPr>
              <w:pStyle w:val="TableHeading"/>
            </w:pPr>
            <w:r>
              <w:rPr>
                <w:b/>
                <w:color w:val="FFFFFF"/>
                <w:sz w:val="20"/>
                <w:szCs w:val="20"/>
                <w:shd w:val="clear" w:color="auto" w:fill="A5A5A5"/>
              </w:rPr>
              <w:t>18.1</w:t>
            </w:r>
          </w:p>
        </w:tc>
        <w:tc>
          <w:tcPr>
            <w:tcW w:w="4363" w:type="dxa"/>
            <w:shd w:val="clear" w:color="auto" w:fill="auto"/>
            <w:vAlign w:val="center"/>
          </w:tcPr>
          <w:p w14:paraId="156947A8" w14:textId="46A18C82"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 xml:space="preserve">Verify that the same encoding style </w:t>
            </w:r>
            <w:proofErr w:type="gramStart"/>
            <w:r>
              <w:t>is used</w:t>
            </w:r>
            <w:proofErr w:type="gramEnd"/>
            <w:r>
              <w:t xml:space="preserve"> between the client and the server.</w:t>
            </w:r>
          </w:p>
        </w:tc>
        <w:tc>
          <w:tcPr>
            <w:tcW w:w="866" w:type="dxa"/>
            <w:shd w:val="clear" w:color="auto" w:fill="FFC000"/>
            <w:vAlign w:val="center"/>
          </w:tcPr>
          <w:p w14:paraId="02EEB09B" w14:textId="3AEB423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9F9E31B" w14:textId="23697264"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28A5084" w14:textId="1F5626B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F3F89EF" w14:textId="47189F33"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D1073F" w:rsidRPr="00EA7027" w14:paraId="26A250A6"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83AF66D" w14:textId="452727BC" w:rsidR="00D1073F" w:rsidRPr="007357CE" w:rsidRDefault="00D1073F" w:rsidP="00A33B21">
            <w:pPr>
              <w:pStyle w:val="TableHeading"/>
            </w:pPr>
            <w:r>
              <w:rPr>
                <w:b/>
                <w:color w:val="FFFFFF"/>
                <w:sz w:val="20"/>
                <w:szCs w:val="20"/>
                <w:shd w:val="clear" w:color="auto" w:fill="A5A5A5"/>
              </w:rPr>
              <w:t>18.2</w:t>
            </w:r>
          </w:p>
        </w:tc>
        <w:tc>
          <w:tcPr>
            <w:tcW w:w="4363" w:type="dxa"/>
            <w:shd w:val="clear" w:color="auto" w:fill="auto"/>
            <w:vAlign w:val="center"/>
          </w:tcPr>
          <w:p w14:paraId="390CA0B2" w14:textId="6CFE891C"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access to administration and management functions within the Web Service Application is limited to web service administrators.</w:t>
            </w:r>
          </w:p>
        </w:tc>
        <w:tc>
          <w:tcPr>
            <w:tcW w:w="866" w:type="dxa"/>
            <w:shd w:val="clear" w:color="auto" w:fill="FFC000"/>
            <w:vAlign w:val="center"/>
          </w:tcPr>
          <w:p w14:paraId="347D9220" w14:textId="6E586DA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05B97B6" w14:textId="1948099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D802E6" w14:textId="1428DF6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DF40CF7" w14:textId="36CEE0A2"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0EDF00B4"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BFCBFE1" w14:textId="5DD2ECF6" w:rsidR="00D1073F" w:rsidRPr="007357CE" w:rsidRDefault="00D1073F" w:rsidP="00A33B21">
            <w:pPr>
              <w:pStyle w:val="TableHeading"/>
            </w:pPr>
            <w:r>
              <w:rPr>
                <w:b/>
                <w:color w:val="FFFFFF"/>
                <w:sz w:val="20"/>
                <w:szCs w:val="20"/>
                <w:shd w:val="clear" w:color="auto" w:fill="A5A5A5"/>
              </w:rPr>
              <w:t>18.3</w:t>
            </w:r>
          </w:p>
        </w:tc>
        <w:tc>
          <w:tcPr>
            <w:tcW w:w="4363" w:type="dxa"/>
            <w:shd w:val="clear" w:color="auto" w:fill="auto"/>
            <w:vAlign w:val="center"/>
          </w:tcPr>
          <w:p w14:paraId="6A59F0D4" w14:textId="2EBD2990"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XML or JSON schema is in place and verified before accepting input.</w:t>
            </w:r>
          </w:p>
        </w:tc>
        <w:tc>
          <w:tcPr>
            <w:tcW w:w="866" w:type="dxa"/>
            <w:shd w:val="clear" w:color="auto" w:fill="FFC000"/>
            <w:vAlign w:val="center"/>
          </w:tcPr>
          <w:p w14:paraId="1778E9E8" w14:textId="51749868"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4B22A8C" w14:textId="7BA5C20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1216F85B" w14:textId="7F0F828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427714" w14:textId="398C7B26"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59153589"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1C2AA2FA" w14:textId="56225309" w:rsidR="00D1073F" w:rsidRPr="007357CE" w:rsidRDefault="00D1073F" w:rsidP="00A33B21">
            <w:pPr>
              <w:pStyle w:val="TableHeading"/>
            </w:pPr>
            <w:r>
              <w:rPr>
                <w:b/>
                <w:color w:val="FFFFFF"/>
                <w:sz w:val="20"/>
                <w:szCs w:val="20"/>
                <w:shd w:val="clear" w:color="auto" w:fill="A5A5A5"/>
              </w:rPr>
              <w:t>18.4</w:t>
            </w:r>
          </w:p>
        </w:tc>
        <w:tc>
          <w:tcPr>
            <w:tcW w:w="4363" w:type="dxa"/>
            <w:shd w:val="clear" w:color="auto" w:fill="auto"/>
            <w:vAlign w:val="center"/>
          </w:tcPr>
          <w:p w14:paraId="2ABB2365" w14:textId="7FA7FF65"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all input is limited to an appropriate size limit.</w:t>
            </w:r>
          </w:p>
        </w:tc>
        <w:tc>
          <w:tcPr>
            <w:tcW w:w="866" w:type="dxa"/>
            <w:shd w:val="clear" w:color="auto" w:fill="FFC000"/>
            <w:vAlign w:val="center"/>
          </w:tcPr>
          <w:p w14:paraId="6849939C" w14:textId="0107B2B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9B0B12B" w14:textId="2112236C"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A89B53C" w14:textId="110E740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FFA86E1" w14:textId="5D5D218B"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6B188CD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DB3B3C5" w14:textId="6FE33765" w:rsidR="00D1073F" w:rsidRPr="007357CE" w:rsidRDefault="00D1073F" w:rsidP="00A33B21">
            <w:pPr>
              <w:pStyle w:val="TableHeading"/>
            </w:pPr>
            <w:r>
              <w:rPr>
                <w:b/>
                <w:color w:val="FFFFFF"/>
                <w:sz w:val="20"/>
                <w:szCs w:val="20"/>
                <w:shd w:val="clear" w:color="auto" w:fill="A5A5A5"/>
              </w:rPr>
              <w:t>18.5</w:t>
            </w:r>
          </w:p>
        </w:tc>
        <w:tc>
          <w:tcPr>
            <w:tcW w:w="4363" w:type="dxa"/>
            <w:shd w:val="clear" w:color="auto" w:fill="auto"/>
            <w:vAlign w:val="center"/>
          </w:tcPr>
          <w:p w14:paraId="12044EBB" w14:textId="22A98A71"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SOAP based web services are compliant with Web Services-Interoperability (WS-I) Basic Profile at minimum.</w:t>
            </w:r>
          </w:p>
        </w:tc>
        <w:tc>
          <w:tcPr>
            <w:tcW w:w="866" w:type="dxa"/>
            <w:shd w:val="clear" w:color="auto" w:fill="FFC000"/>
            <w:vAlign w:val="center"/>
          </w:tcPr>
          <w:p w14:paraId="4A4D1E52" w14:textId="1F5FBD4C"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0B910716" w14:textId="4FE5B0C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5C97B8E" w14:textId="72859FAE"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D95E901" w14:textId="58DCA8F0"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2970819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27E05798" w14:textId="3F52DB88" w:rsidR="00D1073F" w:rsidRPr="007357CE" w:rsidRDefault="00D1073F" w:rsidP="00A33B21">
            <w:pPr>
              <w:pStyle w:val="TableHeading"/>
            </w:pPr>
            <w:r>
              <w:rPr>
                <w:b/>
                <w:color w:val="FFFFFF"/>
                <w:sz w:val="20"/>
                <w:szCs w:val="20"/>
                <w:shd w:val="clear" w:color="auto" w:fill="A5A5A5"/>
              </w:rPr>
              <w:t>18.6</w:t>
            </w:r>
          </w:p>
        </w:tc>
        <w:tc>
          <w:tcPr>
            <w:tcW w:w="4363" w:type="dxa"/>
            <w:shd w:val="clear" w:color="auto" w:fill="auto"/>
            <w:vAlign w:val="center"/>
          </w:tcPr>
          <w:p w14:paraId="648D384F" w14:textId="37E6C78E"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use of session-based authentication and authorization. Please refer to sections 2, 3 and 4 for further guidance. Avoid the use of static "API keys" and similar.</w:t>
            </w:r>
          </w:p>
        </w:tc>
        <w:tc>
          <w:tcPr>
            <w:tcW w:w="866" w:type="dxa"/>
            <w:shd w:val="clear" w:color="auto" w:fill="FFC000"/>
            <w:vAlign w:val="center"/>
          </w:tcPr>
          <w:p w14:paraId="18B62397" w14:textId="36EDC38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1E80191F" w14:textId="52BF4A32"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35075C2" w14:textId="0B4BD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0C24F7F" w14:textId="2449D80E"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1795E90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C278DFC" w14:textId="2BF2B838" w:rsidR="00D1073F" w:rsidRPr="007357CE" w:rsidRDefault="00D1073F" w:rsidP="00A33B21">
            <w:pPr>
              <w:pStyle w:val="TableHeading"/>
            </w:pPr>
            <w:r>
              <w:rPr>
                <w:b/>
                <w:color w:val="FFFFFF"/>
                <w:sz w:val="20"/>
                <w:szCs w:val="20"/>
                <w:shd w:val="clear" w:color="auto" w:fill="A5A5A5"/>
              </w:rPr>
              <w:t>18.7</w:t>
            </w:r>
          </w:p>
        </w:tc>
        <w:tc>
          <w:tcPr>
            <w:tcW w:w="4363" w:type="dxa"/>
            <w:shd w:val="clear" w:color="auto" w:fill="auto"/>
            <w:vAlign w:val="center"/>
          </w:tcPr>
          <w:p w14:paraId="747EF57A" w14:textId="42B203DC"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 xml:space="preserve">Verify that the REST service </w:t>
            </w:r>
            <w:proofErr w:type="gramStart"/>
            <w:r>
              <w:t>is protected</w:t>
            </w:r>
            <w:proofErr w:type="gramEnd"/>
            <w:r>
              <w:t xml:space="preserve"> from Cross-Site Request Forgery.</w:t>
            </w:r>
          </w:p>
        </w:tc>
        <w:tc>
          <w:tcPr>
            <w:tcW w:w="866" w:type="dxa"/>
            <w:shd w:val="clear" w:color="auto" w:fill="FFC000"/>
            <w:vAlign w:val="center"/>
          </w:tcPr>
          <w:p w14:paraId="459C4FF7" w14:textId="5A73233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8B4A04F" w14:textId="0F8E4686"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76A78D" w14:textId="782E09A9"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706B68C" w14:textId="3FF254E5"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40BC300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D19BF61" w14:textId="107BC803" w:rsidR="00D1073F" w:rsidRPr="007357CE" w:rsidRDefault="00D1073F" w:rsidP="00A33B21">
            <w:pPr>
              <w:pStyle w:val="TableHeading"/>
            </w:pPr>
            <w:r>
              <w:rPr>
                <w:b/>
                <w:color w:val="FFFFFF"/>
                <w:sz w:val="20"/>
                <w:szCs w:val="20"/>
                <w:shd w:val="clear" w:color="auto" w:fill="A5A5A5"/>
              </w:rPr>
              <w:t>18.8</w:t>
            </w:r>
          </w:p>
        </w:tc>
        <w:tc>
          <w:tcPr>
            <w:tcW w:w="4363" w:type="dxa"/>
            <w:shd w:val="clear" w:color="auto" w:fill="auto"/>
            <w:vAlign w:val="center"/>
          </w:tcPr>
          <w:p w14:paraId="0FCFE686" w14:textId="7B263F8D" w:rsidR="00D1073F" w:rsidRPr="007357CE" w:rsidRDefault="00D1073F" w:rsidP="00CA1019">
            <w:pPr>
              <w:pStyle w:val="TableBody"/>
              <w:cnfStyle w:val="000000000000" w:firstRow="0" w:lastRow="0" w:firstColumn="0" w:lastColumn="0" w:oddVBand="0" w:evenVBand="0" w:oddHBand="0" w:evenHBand="0" w:firstRowFirstColumn="0" w:firstRowLastColumn="0" w:lastRowFirstColumn="0" w:lastRowLastColumn="0"/>
            </w:pPr>
            <w:r>
              <w:t>Verify the REST service explicitly check the incoming Content-Type to be the expected one, such as application/</w:t>
            </w:r>
            <w:del w:id="752" w:author="jason" w:date="2016-01-10T09:34:00Z">
              <w:r w:rsidDel="00CA1019">
                <w:delText xml:space="preserve">xml </w:delText>
              </w:r>
            </w:del>
            <w:ins w:id="753" w:author="jason" w:date="2016-01-10T09:34:00Z">
              <w:r w:rsidR="00CA1019">
                <w:t xml:space="preserve">XML </w:t>
              </w:r>
            </w:ins>
            <w:r>
              <w:t>or application/</w:t>
            </w:r>
            <w:del w:id="754" w:author="jason" w:date="2016-01-10T09:34:00Z">
              <w:r w:rsidDel="00CA1019">
                <w:delText>json</w:delText>
              </w:r>
            </w:del>
            <w:ins w:id="755" w:author="jason" w:date="2016-01-10T09:34:00Z">
              <w:r w:rsidR="00CA1019">
                <w:t>JSON</w:t>
              </w:r>
            </w:ins>
            <w:r>
              <w:t>.</w:t>
            </w:r>
          </w:p>
        </w:tc>
        <w:tc>
          <w:tcPr>
            <w:tcW w:w="866" w:type="dxa"/>
            <w:shd w:val="clear" w:color="auto" w:fill="auto"/>
            <w:vAlign w:val="center"/>
          </w:tcPr>
          <w:p w14:paraId="35CB66F1" w14:textId="07936A91"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38F13C" w14:textId="60342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E8B61CA" w14:textId="19359E8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43357CE" w14:textId="4EAFBDCA"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4195A5F1"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E8AA315" w14:textId="71C3BB8C" w:rsidR="00D1073F" w:rsidRPr="007357CE" w:rsidRDefault="00D1073F" w:rsidP="00A33B21">
            <w:pPr>
              <w:pStyle w:val="TableHeading"/>
            </w:pPr>
            <w:r>
              <w:rPr>
                <w:b/>
                <w:color w:val="FFFFFF"/>
                <w:sz w:val="20"/>
                <w:szCs w:val="20"/>
                <w:shd w:val="clear" w:color="auto" w:fill="A5A5A5"/>
              </w:rPr>
              <w:t>18.9</w:t>
            </w:r>
          </w:p>
        </w:tc>
        <w:tc>
          <w:tcPr>
            <w:tcW w:w="4363" w:type="dxa"/>
            <w:shd w:val="clear" w:color="auto" w:fill="auto"/>
            <w:vAlign w:val="center"/>
          </w:tcPr>
          <w:p w14:paraId="779F14BF" w14:textId="0726857F"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 xml:space="preserve">Verify that the message payload </w:t>
            </w:r>
            <w:proofErr w:type="gramStart"/>
            <w:r>
              <w:t>is signed</w:t>
            </w:r>
            <w:proofErr w:type="gramEnd"/>
            <w:r>
              <w:t xml:space="preserve"> to ensure reliable transport between client and service. </w:t>
            </w:r>
          </w:p>
        </w:tc>
        <w:tc>
          <w:tcPr>
            <w:tcW w:w="866" w:type="dxa"/>
            <w:shd w:val="clear" w:color="auto" w:fill="auto"/>
            <w:vAlign w:val="center"/>
          </w:tcPr>
          <w:p w14:paraId="2CEBE577" w14:textId="7777777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0CEC64B" w14:textId="4C7360B2"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79A10B3" w14:textId="390F0D3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C7F7AC4" w14:textId="4710DE1A"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0501BBFA"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55E7DBDD" w14:textId="7CFEE111" w:rsidR="00D1073F" w:rsidRDefault="00D1073F" w:rsidP="00A33B21">
            <w:pPr>
              <w:pStyle w:val="TableHeading"/>
              <w:rPr>
                <w:color w:val="FFFFFF"/>
                <w:sz w:val="20"/>
                <w:szCs w:val="20"/>
                <w:shd w:val="clear" w:color="auto" w:fill="A5A5A5"/>
              </w:rPr>
            </w:pPr>
            <w:r>
              <w:rPr>
                <w:b/>
                <w:color w:val="FFFFFF"/>
                <w:sz w:val="20"/>
                <w:szCs w:val="20"/>
                <w:shd w:val="clear" w:color="auto" w:fill="A5A5A5"/>
              </w:rPr>
              <w:lastRenderedPageBreak/>
              <w:t>18.10</w:t>
            </w:r>
          </w:p>
        </w:tc>
        <w:tc>
          <w:tcPr>
            <w:tcW w:w="4363" w:type="dxa"/>
            <w:shd w:val="clear" w:color="auto" w:fill="auto"/>
            <w:vAlign w:val="center"/>
          </w:tcPr>
          <w:p w14:paraId="3AEA8EEB" w14:textId="6BDC07F7" w:rsidR="00D1073F"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alternative and less secure access paths do not exist.</w:t>
            </w:r>
          </w:p>
        </w:tc>
        <w:tc>
          <w:tcPr>
            <w:tcW w:w="866" w:type="dxa"/>
            <w:shd w:val="clear" w:color="auto" w:fill="auto"/>
            <w:vAlign w:val="center"/>
          </w:tcPr>
          <w:p w14:paraId="53799AD9" w14:textId="7777777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B3649A0" w14:textId="015173EB"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CB3744F" w14:textId="4B8823EA" w:rsidR="00D1073F"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rPr>
                <w:shd w:val="clear" w:color="auto" w:fill="00B0F0"/>
              </w:rPr>
            </w:pPr>
            <w:r>
              <w:rPr>
                <w:shd w:val="clear" w:color="auto" w:fill="00B0F0"/>
              </w:rPr>
              <w:t>✓</w:t>
            </w:r>
          </w:p>
        </w:tc>
        <w:tc>
          <w:tcPr>
            <w:tcW w:w="1139" w:type="dxa"/>
            <w:shd w:val="clear" w:color="auto" w:fill="E2EFD9" w:themeFill="accent6" w:themeFillTint="33"/>
          </w:tcPr>
          <w:p w14:paraId="3B81FE33" w14:textId="2CD8BD63" w:rsidR="00D1073F" w:rsidRPr="00CD6E0D"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t>3.0</w:t>
            </w:r>
          </w:p>
        </w:tc>
      </w:tr>
    </w:tbl>
    <w:p w14:paraId="4C245EAF" w14:textId="77777777" w:rsidR="00E34115" w:rsidRPr="00E34115" w:rsidRDefault="00E34115" w:rsidP="00E34115"/>
    <w:p w14:paraId="2A512BC7" w14:textId="77777777" w:rsidR="00E34115" w:rsidRPr="00E34115" w:rsidRDefault="00E34115" w:rsidP="00E34115">
      <w:pPr>
        <w:pStyle w:val="Heading2"/>
      </w:pPr>
      <w:r w:rsidRPr="00E34115">
        <w:t>References</w:t>
      </w:r>
    </w:p>
    <w:p w14:paraId="070940B9" w14:textId="77777777" w:rsidR="00E34115" w:rsidRPr="00E34115" w:rsidRDefault="00E34115" w:rsidP="00E34115">
      <w:r w:rsidRPr="00E34115">
        <w:t>For more information, please see:</w:t>
      </w:r>
    </w:p>
    <w:p w14:paraId="60AA2CE0"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9">
        <w:r>
          <w:rPr>
            <w:color w:val="1155CC"/>
            <w:u w:val="single"/>
          </w:rPr>
          <w:t>https://www.owasp.org/index.php/Testing_for_configuration_management</w:t>
        </w:r>
      </w:hyperlink>
    </w:p>
    <w:p w14:paraId="2A43745E" w14:textId="0C12E693" w:rsidR="003C52FF" w:rsidRPr="00DF702A" w:rsidRDefault="003C52FF" w:rsidP="003C52FF"/>
    <w:p w14:paraId="23F6DDD8" w14:textId="54D424CF" w:rsidR="00CB31B1" w:rsidRDefault="00CB31B1" w:rsidP="00CB31B1">
      <w:pPr>
        <w:pStyle w:val="Heading1"/>
      </w:pPr>
      <w:bookmarkStart w:id="756" w:name="_Toc440139697"/>
      <w:r>
        <w:lastRenderedPageBreak/>
        <w:t>V</w:t>
      </w:r>
      <w:r w:rsidR="00712F87">
        <w:t>19</w:t>
      </w:r>
      <w:r>
        <w:t>. Configuration</w:t>
      </w:r>
      <w:bookmarkEnd w:id="756"/>
    </w:p>
    <w:p w14:paraId="5C203AA2" w14:textId="77777777" w:rsidR="00A33B21" w:rsidRDefault="00A33B21" w:rsidP="00A33B21">
      <w:pPr>
        <w:pStyle w:val="Heading2"/>
      </w:pPr>
      <w:r>
        <w:t>Control objective</w:t>
      </w:r>
    </w:p>
    <w:p w14:paraId="5B7631B7" w14:textId="77777777" w:rsidR="00A33B21" w:rsidRPr="00A33B21" w:rsidRDefault="00A33B21" w:rsidP="00FE6DFD">
      <w:r w:rsidRPr="00A33B21">
        <w:t>Ensure that a verified application has:</w:t>
      </w:r>
    </w:p>
    <w:p w14:paraId="605E23A7" w14:textId="7F29EA72" w:rsidR="00A33B21" w:rsidRPr="00A33B21" w:rsidRDefault="00A33B21" w:rsidP="00FE6DFD">
      <w:pPr>
        <w:pStyle w:val="ListParagraph"/>
        <w:numPr>
          <w:ilvl w:val="0"/>
          <w:numId w:val="35"/>
        </w:numPr>
      </w:pPr>
      <w:r w:rsidRPr="00A33B21">
        <w:rPr>
          <w:rFonts w:hint="eastAsia"/>
        </w:rPr>
        <w:t>Up</w:t>
      </w:r>
      <w:del w:id="757" w:author="jason" w:date="2016-01-10T09:34:00Z">
        <w:r w:rsidRPr="00A33B21" w:rsidDel="00CA1019">
          <w:rPr>
            <w:rFonts w:hint="eastAsia"/>
          </w:rPr>
          <w:delText xml:space="preserve"> </w:delText>
        </w:r>
      </w:del>
      <w:ins w:id="758" w:author="jason" w:date="2016-01-10T09:34:00Z">
        <w:r w:rsidR="00CA1019">
          <w:t>-</w:t>
        </w:r>
      </w:ins>
      <w:r w:rsidRPr="00A33B21">
        <w:rPr>
          <w:rFonts w:hint="eastAsia"/>
        </w:rPr>
        <w:t>to</w:t>
      </w:r>
      <w:del w:id="759" w:author="jason" w:date="2016-01-10T09:34:00Z">
        <w:r w:rsidRPr="00A33B21" w:rsidDel="00CA1019">
          <w:rPr>
            <w:rFonts w:hint="eastAsia"/>
          </w:rPr>
          <w:delText xml:space="preserve"> </w:delText>
        </w:r>
      </w:del>
      <w:ins w:id="760" w:author="jason" w:date="2016-01-10T09:34:00Z">
        <w:r w:rsidR="00CA1019">
          <w:t>-</w:t>
        </w:r>
      </w:ins>
      <w:r w:rsidRPr="00A33B21">
        <w:rPr>
          <w:rFonts w:hint="eastAsia"/>
        </w:rPr>
        <w:t>date libraries and platform(s)</w:t>
      </w:r>
      <w:del w:id="761" w:author="jason" w:date="2016-01-10T09:34:00Z">
        <w:r w:rsidRPr="00A33B21" w:rsidDel="00CA1019">
          <w:rPr>
            <w:rFonts w:hint="eastAsia"/>
          </w:rPr>
          <w:delText>.</w:delText>
        </w:r>
      </w:del>
    </w:p>
    <w:p w14:paraId="168AA645" w14:textId="0614203D" w:rsidR="00A33B21" w:rsidRPr="00A33B21" w:rsidRDefault="00A33B21" w:rsidP="00FE6DFD">
      <w:pPr>
        <w:pStyle w:val="ListParagraph"/>
        <w:numPr>
          <w:ilvl w:val="0"/>
          <w:numId w:val="35"/>
        </w:numPr>
      </w:pPr>
      <w:r w:rsidRPr="00A33B21">
        <w:rPr>
          <w:rFonts w:hint="eastAsia"/>
        </w:rPr>
        <w:t>A secure by default configuration</w:t>
      </w:r>
      <w:del w:id="762" w:author="jason" w:date="2016-01-10T09:34:00Z">
        <w:r w:rsidRPr="00A33B21" w:rsidDel="00CA1019">
          <w:rPr>
            <w:rFonts w:hint="eastAsia"/>
          </w:rPr>
          <w:delText>.</w:delText>
        </w:r>
      </w:del>
    </w:p>
    <w:p w14:paraId="60196E6B" w14:textId="4F7D29B4" w:rsidR="00A33B21" w:rsidRPr="00A33B21" w:rsidRDefault="00A33B21" w:rsidP="00FE6DFD">
      <w:pPr>
        <w:pStyle w:val="ListParagraph"/>
        <w:numPr>
          <w:ilvl w:val="0"/>
          <w:numId w:val="35"/>
        </w:numPr>
      </w:pPr>
      <w:r w:rsidRPr="00A33B21">
        <w:rPr>
          <w:rFonts w:hint="eastAsia"/>
        </w:rPr>
        <w:t xml:space="preserve">Sufficient hardening </w:t>
      </w:r>
      <w:del w:id="763" w:author="jason" w:date="2016-01-10T09:35:00Z">
        <w:r w:rsidRPr="00A33B21" w:rsidDel="00CA1019">
          <w:rPr>
            <w:rFonts w:hint="eastAsia"/>
          </w:rPr>
          <w:delText xml:space="preserve">that </w:delText>
        </w:r>
      </w:del>
      <w:ins w:id="764" w:author="jason" w:date="2016-01-10T09:35:00Z">
        <w:r w:rsidR="00CA1019">
          <w:t>so</w:t>
        </w:r>
        <w:r w:rsidR="00CA1019" w:rsidRPr="00A33B21">
          <w:rPr>
            <w:rFonts w:hint="eastAsia"/>
          </w:rPr>
          <w:t xml:space="preserve"> </w:t>
        </w:r>
      </w:ins>
      <w:r w:rsidRPr="00A33B21">
        <w:rPr>
          <w:rFonts w:hint="eastAsia"/>
        </w:rPr>
        <w:t>user initiated changes to default configuration do not unnecessarily expose or create security weaknesses or flaws to underlying systems</w:t>
      </w:r>
      <w:del w:id="765" w:author="jason" w:date="2016-01-10T09:35:00Z">
        <w:r w:rsidRPr="00A33B21" w:rsidDel="00CA1019">
          <w:rPr>
            <w:rFonts w:hint="eastAsia"/>
          </w:rPr>
          <w:delText>.</w:delText>
        </w:r>
      </w:del>
      <w:r w:rsidRPr="00A33B21">
        <w:rPr>
          <w:rFonts w:hint="eastAsia"/>
        </w:rPr>
        <w:t xml:space="preserve"> </w:t>
      </w:r>
    </w:p>
    <w:p w14:paraId="4AADF868" w14:textId="77777777" w:rsidR="00A33B21" w:rsidRDefault="00A33B21" w:rsidP="00A33B21">
      <w:pPr>
        <w:pStyle w:val="Heading2"/>
      </w:pPr>
      <w:r>
        <w:t>Requirements</w:t>
      </w:r>
    </w:p>
    <w:tbl>
      <w:tblPr>
        <w:tblStyle w:val="GridTable5DarkAccent3"/>
        <w:tblW w:w="5000" w:type="pct"/>
        <w:tblLook w:val="04A0" w:firstRow="1" w:lastRow="0" w:firstColumn="1" w:lastColumn="0" w:noHBand="0" w:noVBand="1"/>
      </w:tblPr>
      <w:tblGrid>
        <w:gridCol w:w="932"/>
        <w:gridCol w:w="4472"/>
        <w:gridCol w:w="888"/>
        <w:gridCol w:w="888"/>
        <w:gridCol w:w="888"/>
        <w:gridCol w:w="1168"/>
      </w:tblGrid>
      <w:tr w:rsidR="00A33B21" w:rsidRPr="007357CE" w14:paraId="27FCB8A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0F1F7916" w14:textId="77777777" w:rsidR="00A33B21" w:rsidRPr="007357CE" w:rsidRDefault="00A33B21" w:rsidP="00D1073F">
            <w:pPr>
              <w:pStyle w:val="TableHeading"/>
            </w:pPr>
            <w:r w:rsidRPr="007357CE">
              <w:t>#</w:t>
            </w:r>
          </w:p>
        </w:tc>
        <w:tc>
          <w:tcPr>
            <w:tcW w:w="4363" w:type="dxa"/>
            <w:vAlign w:val="center"/>
          </w:tcPr>
          <w:p w14:paraId="45750986" w14:textId="77777777" w:rsidR="00A33B21" w:rsidRPr="007357CE" w:rsidRDefault="00A33B21" w:rsidP="00D1073F">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35FB2CED"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7FF7525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4E1FCAEC"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34B8936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A33B21" w:rsidRPr="00EA7027" w14:paraId="3E5D16A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545BD42" w14:textId="77777777" w:rsidR="00A33B21" w:rsidRPr="007357CE" w:rsidRDefault="00A33B21" w:rsidP="00D1073F">
            <w:pPr>
              <w:pStyle w:val="TableHeading"/>
            </w:pPr>
            <w:r>
              <w:rPr>
                <w:b/>
                <w:color w:val="FFFFFF"/>
                <w:sz w:val="20"/>
                <w:szCs w:val="20"/>
                <w:shd w:val="clear" w:color="auto" w:fill="A5A5A5"/>
              </w:rPr>
              <w:t>19.1</w:t>
            </w:r>
          </w:p>
        </w:tc>
        <w:tc>
          <w:tcPr>
            <w:tcW w:w="4363" w:type="dxa"/>
            <w:shd w:val="clear" w:color="auto" w:fill="auto"/>
          </w:tcPr>
          <w:p w14:paraId="7F7A62D7" w14:textId="75E70037" w:rsidR="00A33B21" w:rsidRPr="007357CE" w:rsidRDefault="00A33B21" w:rsidP="00CA1019">
            <w:pPr>
              <w:pStyle w:val="TableBody"/>
              <w:cnfStyle w:val="000000100000" w:firstRow="0" w:lastRow="0" w:firstColumn="0" w:lastColumn="0" w:oddVBand="0" w:evenVBand="0" w:oddHBand="1" w:evenHBand="0" w:firstRowFirstColumn="0" w:firstRowLastColumn="0" w:lastRowFirstColumn="0" w:lastRowLastColumn="0"/>
            </w:pPr>
            <w:r>
              <w:t>All components should be up</w:t>
            </w:r>
            <w:del w:id="766" w:author="jason" w:date="2016-01-10T09:35:00Z">
              <w:r w:rsidDel="00CA1019">
                <w:delText xml:space="preserve"> </w:delText>
              </w:r>
            </w:del>
            <w:ins w:id="767" w:author="jason" w:date="2016-01-10T09:35:00Z">
              <w:r w:rsidR="00CA1019">
                <w:t>-</w:t>
              </w:r>
            </w:ins>
            <w:r>
              <w:t>to</w:t>
            </w:r>
            <w:del w:id="768" w:author="jason" w:date="2016-01-10T09:35:00Z">
              <w:r w:rsidDel="00CA1019">
                <w:delText xml:space="preserve"> </w:delText>
              </w:r>
            </w:del>
            <w:ins w:id="769" w:author="jason" w:date="2016-01-10T09:35:00Z">
              <w:r w:rsidR="00CA1019">
                <w:t>-</w:t>
              </w:r>
            </w:ins>
            <w:r>
              <w:t xml:space="preserve">date with proper security configuration(s) and version(s). This should include removal of unneeded configurations and folders such as sample applications, platform documentation, and default or example users. </w:t>
            </w:r>
          </w:p>
        </w:tc>
        <w:tc>
          <w:tcPr>
            <w:tcW w:w="866" w:type="dxa"/>
            <w:shd w:val="clear" w:color="auto" w:fill="FFC000"/>
            <w:vAlign w:val="center"/>
          </w:tcPr>
          <w:p w14:paraId="152ED874"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4132A7D7"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F5DCACE"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5C3A29A9"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A33B21" w:rsidRPr="00EA7027" w14:paraId="36D00ACB"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43AF1D7" w14:textId="77777777" w:rsidR="00A33B21" w:rsidRPr="007357CE" w:rsidRDefault="00A33B21" w:rsidP="00D1073F">
            <w:pPr>
              <w:pStyle w:val="TableHeading"/>
            </w:pPr>
            <w:r>
              <w:rPr>
                <w:b/>
                <w:color w:val="FFFFFF"/>
                <w:sz w:val="20"/>
                <w:szCs w:val="20"/>
                <w:shd w:val="clear" w:color="auto" w:fill="A5A5A5"/>
              </w:rPr>
              <w:t>19.2</w:t>
            </w:r>
          </w:p>
        </w:tc>
        <w:tc>
          <w:tcPr>
            <w:tcW w:w="4363" w:type="dxa"/>
            <w:shd w:val="clear" w:color="auto" w:fill="auto"/>
          </w:tcPr>
          <w:p w14:paraId="345C9189" w14:textId="3CB3E4B5" w:rsidR="00A33B21" w:rsidRPr="007357CE" w:rsidRDefault="00A33B21" w:rsidP="00CA1019">
            <w:pPr>
              <w:pStyle w:val="TableBody"/>
              <w:cnfStyle w:val="000000000000" w:firstRow="0" w:lastRow="0" w:firstColumn="0" w:lastColumn="0" w:oddVBand="0" w:evenVBand="0" w:oddHBand="0" w:evenHBand="0" w:firstRowFirstColumn="0" w:firstRowLastColumn="0" w:lastRowFirstColumn="0" w:lastRowLastColumn="0"/>
            </w:pPr>
            <w:r>
              <w:t xml:space="preserve">Communications between components, such as </w:t>
            </w:r>
            <w:del w:id="770" w:author="jason" w:date="2016-01-10T09:36:00Z">
              <w:r w:rsidDel="00CA1019">
                <w:delText xml:space="preserve">between </w:delText>
              </w:r>
            </w:del>
            <w:r>
              <w:t xml:space="preserve">the application server and the database server, </w:t>
            </w:r>
            <w:del w:id="771" w:author="jason" w:date="2016-01-10T09:36:00Z">
              <w:r w:rsidDel="00CA1019">
                <w:delText>should be</w:delText>
              </w:r>
            </w:del>
            <w:proofErr w:type="gramStart"/>
            <w:ins w:id="772" w:author="jason" w:date="2016-01-10T09:36:00Z">
              <w:r w:rsidR="00CA1019">
                <w:t>are</w:t>
              </w:r>
            </w:ins>
            <w:r>
              <w:t xml:space="preserve"> encrypted</w:t>
            </w:r>
            <w:proofErr w:type="gramEnd"/>
            <w:r>
              <w:t>, particularly when the components are in different containers or on different systems.</w:t>
            </w:r>
          </w:p>
        </w:tc>
        <w:tc>
          <w:tcPr>
            <w:tcW w:w="866" w:type="dxa"/>
            <w:shd w:val="clear" w:color="auto" w:fill="auto"/>
            <w:vAlign w:val="center"/>
          </w:tcPr>
          <w:p w14:paraId="5E47F2BC"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0937F87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3435208"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8AED93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569199DF"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63AD23B" w14:textId="77777777" w:rsidR="00A33B21" w:rsidRPr="007357CE" w:rsidRDefault="00A33B21" w:rsidP="00D1073F">
            <w:pPr>
              <w:pStyle w:val="TableHeading"/>
            </w:pPr>
            <w:r>
              <w:rPr>
                <w:b/>
                <w:color w:val="FFFFFF"/>
                <w:sz w:val="20"/>
                <w:szCs w:val="20"/>
                <w:shd w:val="clear" w:color="auto" w:fill="A5A5A5"/>
              </w:rPr>
              <w:t>19.3</w:t>
            </w:r>
          </w:p>
        </w:tc>
        <w:tc>
          <w:tcPr>
            <w:tcW w:w="4363" w:type="dxa"/>
            <w:shd w:val="clear" w:color="auto" w:fill="auto"/>
          </w:tcPr>
          <w:p w14:paraId="799FFC05" w14:textId="7212D67D" w:rsidR="00A33B21" w:rsidRPr="007357CE" w:rsidRDefault="00A33B21" w:rsidP="00CA1019">
            <w:pPr>
              <w:pStyle w:val="TableBody"/>
              <w:cnfStyle w:val="000000100000" w:firstRow="0" w:lastRow="0" w:firstColumn="0" w:lastColumn="0" w:oddVBand="0" w:evenVBand="0" w:oddHBand="1" w:evenHBand="0" w:firstRowFirstColumn="0" w:firstRowLastColumn="0" w:lastRowFirstColumn="0" w:lastRowLastColumn="0"/>
            </w:pPr>
            <w:r>
              <w:t xml:space="preserve">Communications between components, such as </w:t>
            </w:r>
            <w:del w:id="773" w:author="jason" w:date="2016-01-10T09:37:00Z">
              <w:r w:rsidDel="00CA1019">
                <w:delText xml:space="preserve">between </w:delText>
              </w:r>
            </w:del>
            <w:r>
              <w:t xml:space="preserve">the application server and the database server </w:t>
            </w:r>
            <w:del w:id="774" w:author="jason" w:date="2016-01-10T09:37:00Z">
              <w:r w:rsidDel="00CA1019">
                <w:delText>should be</w:delText>
              </w:r>
            </w:del>
            <w:proofErr w:type="gramStart"/>
            <w:ins w:id="775" w:author="jason" w:date="2016-01-10T09:37:00Z">
              <w:r w:rsidR="00CA1019">
                <w:t>are</w:t>
              </w:r>
            </w:ins>
            <w:r>
              <w:t xml:space="preserve"> authenticated</w:t>
            </w:r>
            <w:proofErr w:type="gramEnd"/>
            <w:r>
              <w:t xml:space="preserve"> using an account with the least necessary privileges.</w:t>
            </w:r>
          </w:p>
        </w:tc>
        <w:tc>
          <w:tcPr>
            <w:tcW w:w="866" w:type="dxa"/>
            <w:shd w:val="clear" w:color="auto" w:fill="auto"/>
            <w:vAlign w:val="center"/>
          </w:tcPr>
          <w:p w14:paraId="09943CD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16EDA7B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648F5F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812068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57E1F3DF"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AC8F3A1" w14:textId="77777777" w:rsidR="00A33B21" w:rsidRPr="007357CE" w:rsidRDefault="00A33B21" w:rsidP="00D1073F">
            <w:pPr>
              <w:pStyle w:val="TableHeading"/>
            </w:pPr>
            <w:r>
              <w:rPr>
                <w:b/>
                <w:color w:val="FFFFFF"/>
                <w:sz w:val="20"/>
                <w:szCs w:val="20"/>
                <w:shd w:val="clear" w:color="auto" w:fill="A5A5A5"/>
              </w:rPr>
              <w:t>19.4</w:t>
            </w:r>
          </w:p>
        </w:tc>
        <w:tc>
          <w:tcPr>
            <w:tcW w:w="4363" w:type="dxa"/>
            <w:shd w:val="clear" w:color="auto" w:fill="auto"/>
          </w:tcPr>
          <w:p w14:paraId="7A372560"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application deployments are adequately sandboxed, containerized or isolated to delay and deter attackers from attacking other applications.</w:t>
            </w:r>
          </w:p>
        </w:tc>
        <w:tc>
          <w:tcPr>
            <w:tcW w:w="866" w:type="dxa"/>
            <w:shd w:val="clear" w:color="auto" w:fill="auto"/>
            <w:vAlign w:val="center"/>
          </w:tcPr>
          <w:p w14:paraId="30A1D56D"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4B8592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E59267A"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D260D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0C56972A"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2558735" w14:textId="77777777" w:rsidR="00A33B21" w:rsidRPr="007357CE" w:rsidRDefault="00A33B21" w:rsidP="00D1073F">
            <w:pPr>
              <w:pStyle w:val="TableHeading"/>
            </w:pPr>
            <w:r>
              <w:rPr>
                <w:b/>
                <w:color w:val="FFFFFF"/>
                <w:sz w:val="20"/>
                <w:szCs w:val="20"/>
                <w:shd w:val="clear" w:color="auto" w:fill="A5A5A5"/>
              </w:rPr>
              <w:t>19.5</w:t>
            </w:r>
          </w:p>
        </w:tc>
        <w:tc>
          <w:tcPr>
            <w:tcW w:w="4363" w:type="dxa"/>
            <w:shd w:val="clear" w:color="auto" w:fill="auto"/>
          </w:tcPr>
          <w:p w14:paraId="7630C3E2"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build and deployment processes </w:t>
            </w:r>
            <w:proofErr w:type="gramStart"/>
            <w:r>
              <w:t>are performed</w:t>
            </w:r>
            <w:proofErr w:type="gramEnd"/>
            <w:r>
              <w:t xml:space="preserve"> in a secure fashion. </w:t>
            </w:r>
          </w:p>
        </w:tc>
        <w:tc>
          <w:tcPr>
            <w:tcW w:w="866" w:type="dxa"/>
            <w:shd w:val="clear" w:color="auto" w:fill="auto"/>
            <w:vAlign w:val="center"/>
          </w:tcPr>
          <w:p w14:paraId="47D7A7D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374DDA5D"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0BEE8AB"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6F0BB83"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75AECC4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70F1E26C" w14:textId="77777777" w:rsidR="00A33B21" w:rsidRPr="007357CE" w:rsidRDefault="00A33B21" w:rsidP="00D1073F">
            <w:pPr>
              <w:pStyle w:val="TableHeading"/>
            </w:pPr>
            <w:r>
              <w:rPr>
                <w:b/>
                <w:color w:val="FFFFFF"/>
                <w:sz w:val="20"/>
                <w:szCs w:val="20"/>
                <w:shd w:val="clear" w:color="auto" w:fill="A5A5A5"/>
              </w:rPr>
              <w:t>19.6</w:t>
            </w:r>
          </w:p>
        </w:tc>
        <w:tc>
          <w:tcPr>
            <w:tcW w:w="4363" w:type="dxa"/>
            <w:shd w:val="clear" w:color="auto" w:fill="auto"/>
          </w:tcPr>
          <w:p w14:paraId="0A8843F8"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 xml:space="preserve">Verify that authorised administrators have the capability to verify the integrity of all security-relevant configurations to ensure that they </w:t>
            </w:r>
            <w:proofErr w:type="gramStart"/>
            <w:r>
              <w:t>have not been tampered with</w:t>
            </w:r>
            <w:proofErr w:type="gramEnd"/>
            <w:r>
              <w:t xml:space="preserve">. </w:t>
            </w:r>
          </w:p>
        </w:tc>
        <w:tc>
          <w:tcPr>
            <w:tcW w:w="866" w:type="dxa"/>
            <w:shd w:val="clear" w:color="auto" w:fill="auto"/>
            <w:vAlign w:val="center"/>
          </w:tcPr>
          <w:p w14:paraId="28A448F4"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418F73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7501FC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7DF899B"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4827AEF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DDEEEB8" w14:textId="77777777" w:rsidR="00A33B21" w:rsidRPr="007357CE" w:rsidRDefault="00A33B21" w:rsidP="00D1073F">
            <w:pPr>
              <w:pStyle w:val="TableHeading"/>
            </w:pPr>
            <w:r>
              <w:rPr>
                <w:b/>
                <w:color w:val="FFFFFF"/>
                <w:sz w:val="20"/>
                <w:szCs w:val="20"/>
                <w:shd w:val="clear" w:color="auto" w:fill="A5A5A5"/>
              </w:rPr>
              <w:lastRenderedPageBreak/>
              <w:t>19.7</w:t>
            </w:r>
          </w:p>
        </w:tc>
        <w:tc>
          <w:tcPr>
            <w:tcW w:w="4363" w:type="dxa"/>
            <w:shd w:val="clear" w:color="auto" w:fill="auto"/>
          </w:tcPr>
          <w:p w14:paraId="7C78F4AA" w14:textId="3E051BF6"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Verify that all application components </w:t>
            </w:r>
            <w:proofErr w:type="gramStart"/>
            <w:r>
              <w:t xml:space="preserve">are </w:t>
            </w:r>
            <w:proofErr w:type="spellStart"/>
            <w:ins w:id="776" w:author="jason" w:date="2016-01-10T09:41:00Z">
              <w:r w:rsidR="00E70D5E">
                <w:t>digitially</w:t>
              </w:r>
              <w:proofErr w:type="spellEnd"/>
              <w:r w:rsidR="00E70D5E">
                <w:t xml:space="preserve"> </w:t>
              </w:r>
            </w:ins>
            <w:r>
              <w:t>signed</w:t>
            </w:r>
            <w:proofErr w:type="gramEnd"/>
            <w:ins w:id="777" w:author="jason" w:date="2016-01-10T09:41:00Z">
              <w:r w:rsidR="00E70D5E">
                <w:t xml:space="preserve"> with a certificate from a trusted certificate authority</w:t>
              </w:r>
            </w:ins>
            <w:r>
              <w:t>.</w:t>
            </w:r>
          </w:p>
        </w:tc>
        <w:tc>
          <w:tcPr>
            <w:tcW w:w="866" w:type="dxa"/>
            <w:shd w:val="clear" w:color="auto" w:fill="auto"/>
            <w:vAlign w:val="center"/>
          </w:tcPr>
          <w:p w14:paraId="474F0635"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3DAE013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5770516C"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AF084E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67CC42A3"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5702F25" w14:textId="77777777" w:rsidR="00A33B21" w:rsidRPr="007357CE" w:rsidRDefault="00A33B21" w:rsidP="00D1073F">
            <w:pPr>
              <w:pStyle w:val="TableHeading"/>
            </w:pPr>
            <w:r>
              <w:rPr>
                <w:b/>
                <w:color w:val="FFFFFF"/>
                <w:sz w:val="20"/>
                <w:szCs w:val="20"/>
                <w:shd w:val="clear" w:color="auto" w:fill="A5A5A5"/>
              </w:rPr>
              <w:t>19.8</w:t>
            </w:r>
          </w:p>
        </w:tc>
        <w:tc>
          <w:tcPr>
            <w:tcW w:w="4363" w:type="dxa"/>
            <w:shd w:val="clear" w:color="auto" w:fill="auto"/>
          </w:tcPr>
          <w:p w14:paraId="2BCD6A1F"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that third party components come from trusted repositories.</w:t>
            </w:r>
          </w:p>
        </w:tc>
        <w:tc>
          <w:tcPr>
            <w:tcW w:w="866" w:type="dxa"/>
            <w:shd w:val="clear" w:color="auto" w:fill="auto"/>
            <w:vAlign w:val="center"/>
          </w:tcPr>
          <w:p w14:paraId="026CEC46"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7B0F812"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B299E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B98FB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1F1F0FD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2256685" w14:textId="77777777" w:rsidR="00A33B21" w:rsidRPr="007357CE" w:rsidRDefault="00A33B21" w:rsidP="00D1073F">
            <w:pPr>
              <w:pStyle w:val="TableHeading"/>
            </w:pPr>
            <w:r>
              <w:rPr>
                <w:b/>
                <w:color w:val="FFFFFF"/>
                <w:sz w:val="20"/>
                <w:szCs w:val="20"/>
                <w:shd w:val="clear" w:color="auto" w:fill="A5A5A5"/>
              </w:rPr>
              <w:t>19.9</w:t>
            </w:r>
          </w:p>
        </w:tc>
        <w:tc>
          <w:tcPr>
            <w:tcW w:w="4363" w:type="dxa"/>
            <w:shd w:val="clear" w:color="auto" w:fill="auto"/>
          </w:tcPr>
          <w:p w14:paraId="0FDAC719"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Ensure that build processes for system level languages have all security flags enabled, such as ASLR, DEP, and security checks. </w:t>
            </w:r>
          </w:p>
        </w:tc>
        <w:tc>
          <w:tcPr>
            <w:tcW w:w="866" w:type="dxa"/>
            <w:shd w:val="clear" w:color="auto" w:fill="auto"/>
            <w:vAlign w:val="center"/>
          </w:tcPr>
          <w:p w14:paraId="5714C83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5351164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8CFB1A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2DE243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bl>
    <w:p w14:paraId="05AF931D" w14:textId="77777777" w:rsidR="00A33B21" w:rsidRPr="00E34115" w:rsidRDefault="00A33B21" w:rsidP="00A33B21"/>
    <w:p w14:paraId="3BAB6826" w14:textId="77777777" w:rsidR="00A33B21" w:rsidRPr="00E34115" w:rsidRDefault="00A33B21" w:rsidP="00A33B21">
      <w:pPr>
        <w:pStyle w:val="Heading2"/>
      </w:pPr>
      <w:r w:rsidRPr="00E34115">
        <w:t>References</w:t>
      </w:r>
    </w:p>
    <w:p w14:paraId="39C73E84" w14:textId="77777777" w:rsidR="00A33B21" w:rsidRPr="00E34115" w:rsidRDefault="00A33B21" w:rsidP="00A33B21">
      <w:r w:rsidRPr="00E34115">
        <w:t>For more information, please see:</w:t>
      </w:r>
    </w:p>
    <w:p w14:paraId="2BB61716"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60">
        <w:r>
          <w:rPr>
            <w:color w:val="1155CC"/>
            <w:u w:val="single"/>
          </w:rPr>
          <w:t>https://www.owasp.org/index.php/Testing_for_configuration_management</w:t>
        </w:r>
      </w:hyperlink>
    </w:p>
    <w:p w14:paraId="736CF151" w14:textId="710A7BE3" w:rsidR="00702571" w:rsidRPr="00DF702A" w:rsidRDefault="00702571" w:rsidP="00702571"/>
    <w:p w14:paraId="50A96DE7" w14:textId="77777777" w:rsidR="00CB31B1" w:rsidRPr="00CB31B1" w:rsidRDefault="00CB31B1" w:rsidP="00CB31B1"/>
    <w:p w14:paraId="3B1299B2" w14:textId="5D4051D0" w:rsidR="00E34115" w:rsidRDefault="00E34115" w:rsidP="00BD5F80">
      <w:pPr>
        <w:pStyle w:val="Heading1"/>
      </w:pPr>
      <w:bookmarkStart w:id="778" w:name="_Toc440139698"/>
      <w:r>
        <w:lastRenderedPageBreak/>
        <w:t>Appendix A: What ever happened to</w:t>
      </w:r>
      <w:proofErr w:type="gramStart"/>
      <w:r>
        <w:t>…</w:t>
      </w:r>
      <w:bookmarkEnd w:id="778"/>
      <w:proofErr w:type="gramEnd"/>
    </w:p>
    <w:p w14:paraId="2B845DF2" w14:textId="77777777" w:rsidR="00E31701" w:rsidRDefault="00E31701" w:rsidP="00E31701"/>
    <w:tbl>
      <w:tblPr>
        <w:tblW w:w="5000" w:type="pct"/>
        <w:tblBorders>
          <w:top w:val="single" w:sz="4" w:space="0" w:color="F3F3F3"/>
          <w:left w:val="single" w:sz="4" w:space="0" w:color="F3F3F3"/>
          <w:bottom w:val="single" w:sz="4" w:space="0" w:color="F3F3F3"/>
          <w:right w:val="single" w:sz="4" w:space="0" w:color="F3F3F3"/>
          <w:insideH w:val="single" w:sz="4" w:space="0" w:color="F3F3F3"/>
          <w:insideV w:val="single" w:sz="4" w:space="0" w:color="F3F3F3"/>
        </w:tblBorders>
        <w:tblLayout w:type="fixed"/>
        <w:tblLook w:val="0600" w:firstRow="0" w:lastRow="0" w:firstColumn="0" w:lastColumn="0" w:noHBand="1" w:noVBand="1"/>
      </w:tblPr>
      <w:tblGrid>
        <w:gridCol w:w="791"/>
        <w:gridCol w:w="3816"/>
        <w:gridCol w:w="1167"/>
        <w:gridCol w:w="779"/>
        <w:gridCol w:w="2587"/>
      </w:tblGrid>
      <w:tr w:rsidR="00A33B21" w14:paraId="145C8A9C" w14:textId="77777777" w:rsidTr="00A33B21">
        <w:tc>
          <w:tcPr>
            <w:tcW w:w="94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30928B03" w14:textId="77777777" w:rsidR="00A33B21" w:rsidRDefault="00A33B21" w:rsidP="00D1073F">
            <w:pPr>
              <w:spacing w:after="100" w:line="196" w:lineRule="auto"/>
              <w:jc w:val="center"/>
            </w:pPr>
            <w:r>
              <w:rPr>
                <w:b/>
                <w:color w:val="FFFFFF"/>
                <w:sz w:val="20"/>
                <w:szCs w:val="20"/>
                <w:shd w:val="clear" w:color="auto" w:fill="A5A5A5"/>
              </w:rPr>
              <w:t>Original #</w:t>
            </w:r>
          </w:p>
        </w:tc>
        <w:tc>
          <w:tcPr>
            <w:tcW w:w="46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00EBBD9F" w14:textId="77777777" w:rsidR="00A33B21" w:rsidRDefault="00A33B21" w:rsidP="00D1073F">
            <w:pPr>
              <w:spacing w:after="100" w:line="196" w:lineRule="auto"/>
              <w:jc w:val="center"/>
            </w:pPr>
            <w:r>
              <w:rPr>
                <w:b/>
                <w:color w:val="FFFFFF"/>
                <w:sz w:val="20"/>
                <w:szCs w:val="20"/>
                <w:shd w:val="clear" w:color="auto" w:fill="A5A5A5"/>
              </w:rPr>
              <w:t>Description</w:t>
            </w:r>
          </w:p>
        </w:tc>
        <w:tc>
          <w:tcPr>
            <w:tcW w:w="141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6ED633D5" w14:textId="77777777" w:rsidR="00A33B21" w:rsidRDefault="00A33B21" w:rsidP="00D1073F">
            <w:pPr>
              <w:spacing w:after="100" w:line="196" w:lineRule="auto"/>
              <w:jc w:val="center"/>
            </w:pPr>
            <w:r>
              <w:rPr>
                <w:b/>
                <w:color w:val="FFFFFF"/>
                <w:sz w:val="20"/>
                <w:szCs w:val="20"/>
                <w:shd w:val="clear" w:color="auto" w:fill="A5A5A5"/>
              </w:rPr>
              <w:t>Status</w:t>
            </w:r>
          </w:p>
        </w:tc>
        <w:tc>
          <w:tcPr>
            <w:tcW w:w="93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2A8F5FA1" w14:textId="77777777" w:rsidR="00A33B21" w:rsidRDefault="00A33B21" w:rsidP="00D1073F">
            <w:pPr>
              <w:spacing w:after="100" w:line="196" w:lineRule="auto"/>
              <w:jc w:val="center"/>
            </w:pPr>
            <w:r>
              <w:rPr>
                <w:b/>
                <w:color w:val="FFFFFF"/>
                <w:sz w:val="20"/>
                <w:szCs w:val="20"/>
                <w:shd w:val="clear" w:color="auto" w:fill="A5A5A5"/>
              </w:rPr>
              <w:t>Removed</w:t>
            </w:r>
          </w:p>
        </w:tc>
        <w:tc>
          <w:tcPr>
            <w:tcW w:w="31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59545C0F" w14:textId="77777777" w:rsidR="00A33B21" w:rsidRDefault="00A33B21" w:rsidP="00D1073F">
            <w:pPr>
              <w:spacing w:after="100" w:line="196" w:lineRule="auto"/>
              <w:jc w:val="center"/>
            </w:pPr>
            <w:r>
              <w:rPr>
                <w:b/>
                <w:color w:val="FFFFFF"/>
                <w:sz w:val="20"/>
                <w:szCs w:val="20"/>
                <w:shd w:val="clear" w:color="auto" w:fill="A5A5A5"/>
              </w:rPr>
              <w:t>Reason</w:t>
            </w:r>
          </w:p>
        </w:tc>
      </w:tr>
      <w:tr w:rsidR="00A33B21" w14:paraId="2F5B77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3E505F" w14:textId="77777777" w:rsidR="00A33B21" w:rsidRDefault="00A33B21" w:rsidP="00D1073F">
            <w:pPr>
              <w:spacing w:before="0" w:after="100" w:line="240" w:lineRule="auto"/>
              <w:jc w:val="center"/>
            </w:pPr>
            <w:r>
              <w:rPr>
                <w:b/>
                <w:color w:val="FFFFFF"/>
                <w:sz w:val="20"/>
                <w:szCs w:val="20"/>
                <w:shd w:val="clear" w:color="auto" w:fill="A5A5A5"/>
              </w:rPr>
              <w:t>2.3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9E3437" w14:textId="77777777" w:rsidR="00A33B21" w:rsidRDefault="00A33B21" w:rsidP="00D1073F">
            <w:pPr>
              <w:spacing w:before="0" w:line="240" w:lineRule="auto"/>
            </w:pPr>
            <w:r>
              <w:rPr>
                <w:sz w:val="20"/>
                <w:szCs w:val="20"/>
              </w:rPr>
              <w:t xml:space="preserve">Verify that if a maximum number of authentication attempts </w:t>
            </w:r>
            <w:proofErr w:type="gramStart"/>
            <w:r>
              <w:rPr>
                <w:sz w:val="20"/>
                <w:szCs w:val="20"/>
              </w:rPr>
              <w:t>is exceeded</w:t>
            </w:r>
            <w:proofErr w:type="gramEnd"/>
            <w:r>
              <w:rPr>
                <w:sz w:val="20"/>
                <w:szCs w:val="20"/>
              </w:rPr>
              <w:t xml:space="preserve">, the account is locked for a period of time long enough to deter brute force attacks.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45E47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E59A15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8E40DF" w14:textId="77777777" w:rsidR="00A33B21" w:rsidRDefault="00A33B21" w:rsidP="00D1073F">
            <w:pPr>
              <w:spacing w:before="0" w:line="240" w:lineRule="auto"/>
            </w:pPr>
            <w:r>
              <w:rPr>
                <w:sz w:val="20"/>
                <w:szCs w:val="20"/>
              </w:rPr>
              <w:t>A more complex requirement replaced it (v2.20)</w:t>
            </w:r>
          </w:p>
        </w:tc>
      </w:tr>
      <w:tr w:rsidR="00A33B21" w14:paraId="5573C5F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301E804" w14:textId="77777777" w:rsidR="00A33B21" w:rsidRDefault="00A33B21" w:rsidP="00D1073F">
            <w:pPr>
              <w:spacing w:before="0" w:after="100" w:line="240" w:lineRule="auto"/>
              <w:jc w:val="center"/>
            </w:pPr>
            <w:r>
              <w:rPr>
                <w:b/>
                <w:color w:val="FFFFFF"/>
                <w:sz w:val="20"/>
                <w:szCs w:val="20"/>
                <w:shd w:val="clear" w:color="auto" w:fill="A5A5A5"/>
              </w:rPr>
              <w:t>2.5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2EC39C" w14:textId="77777777" w:rsidR="00A33B21" w:rsidRDefault="00A33B21" w:rsidP="00D1073F">
            <w:pPr>
              <w:spacing w:before="0" w:line="240" w:lineRule="auto"/>
            </w:pPr>
            <w:r>
              <w:rPr>
                <w:sz w:val="20"/>
                <w:szCs w:val="20"/>
              </w:rPr>
              <w:t>Verify that all authentication controls (including libraries that call external authentication services) have a centralized implementation.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C130F90"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248E39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514292" w14:textId="77777777" w:rsidR="00A33B21" w:rsidRDefault="00A33B21" w:rsidP="00D1073F">
            <w:pPr>
              <w:spacing w:before="0" w:line="240" w:lineRule="auto"/>
            </w:pPr>
            <w:r>
              <w:rPr>
                <w:sz w:val="20"/>
                <w:szCs w:val="20"/>
              </w:rPr>
              <w:t>Genericized to include all security controls and moved to 1.10</w:t>
            </w:r>
          </w:p>
        </w:tc>
      </w:tr>
      <w:tr w:rsidR="00A33B21" w14:paraId="32DCE85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57E4FFF" w14:textId="77777777" w:rsidR="00A33B21" w:rsidRDefault="00A33B21" w:rsidP="00D1073F">
            <w:pPr>
              <w:spacing w:before="0" w:after="100" w:line="196" w:lineRule="auto"/>
              <w:jc w:val="center"/>
            </w:pPr>
            <w:r>
              <w:rPr>
                <w:b/>
                <w:color w:val="FFFFFF"/>
                <w:sz w:val="20"/>
                <w:szCs w:val="20"/>
                <w:shd w:val="clear" w:color="auto" w:fill="A5A5A5"/>
              </w:rPr>
              <w:t>2.10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CFDD79" w14:textId="77777777" w:rsidR="00A33B21" w:rsidRDefault="00A33B21" w:rsidP="00D1073F">
            <w:pPr>
              <w:spacing w:before="0" w:line="240" w:lineRule="auto"/>
            </w:pPr>
            <w:r>
              <w:rPr>
                <w:sz w:val="20"/>
                <w:szCs w:val="20"/>
              </w:rPr>
              <w:t xml:space="preserve">Verify that re-authentication is required before any application- specific sensitive operations </w:t>
            </w:r>
            <w:proofErr w:type="gramStart"/>
            <w:r>
              <w:rPr>
                <w:sz w:val="20"/>
                <w:szCs w:val="20"/>
              </w:rPr>
              <w:t>are permitted</w:t>
            </w:r>
            <w:proofErr w:type="gramEnd"/>
            <w:r>
              <w:rPr>
                <w:sz w:val="20"/>
                <w:szCs w:val="20"/>
              </w:rPr>
              <w:t xml:space="preserv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0641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0BDA1BA"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F21359" w14:textId="77777777" w:rsidR="00A33B21" w:rsidRDefault="00A33B21" w:rsidP="00D1073F">
            <w:pPr>
              <w:spacing w:before="0" w:line="240" w:lineRule="auto"/>
            </w:pPr>
            <w:r>
              <w:rPr>
                <w:sz w:val="20"/>
                <w:szCs w:val="20"/>
              </w:rPr>
              <w:t>Re-authentication is so rarely observed that we decided to remove the control</w:t>
            </w:r>
          </w:p>
        </w:tc>
      </w:tr>
      <w:tr w:rsidR="00A33B21" w14:paraId="00E4284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CA40FB" w14:textId="77777777" w:rsidR="00A33B21" w:rsidRDefault="00A33B21" w:rsidP="00D1073F">
            <w:pPr>
              <w:spacing w:before="0" w:after="100" w:line="196" w:lineRule="auto"/>
              <w:jc w:val="center"/>
            </w:pPr>
            <w:r>
              <w:rPr>
                <w:b/>
                <w:color w:val="FFFFFF"/>
                <w:sz w:val="20"/>
                <w:szCs w:val="20"/>
                <w:shd w:val="clear" w:color="auto" w:fill="A5A5A5"/>
              </w:rPr>
              <w:t>2.11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D2BC2E5" w14:textId="77777777" w:rsidR="00A33B21" w:rsidRDefault="00A33B21" w:rsidP="00D1073F">
            <w:pPr>
              <w:spacing w:before="0" w:line="240" w:lineRule="auto"/>
            </w:pPr>
            <w:r>
              <w:rPr>
                <w:sz w:val="20"/>
                <w:szCs w:val="20"/>
              </w:rPr>
              <w:t xml:space="preserve">Verify that after an administratively- configurable </w:t>
            </w:r>
            <w:proofErr w:type="gramStart"/>
            <w:r>
              <w:rPr>
                <w:sz w:val="20"/>
                <w:szCs w:val="20"/>
              </w:rPr>
              <w:t>period of time</w:t>
            </w:r>
            <w:proofErr w:type="gramEnd"/>
            <w:r>
              <w:rPr>
                <w:sz w:val="20"/>
                <w:szCs w:val="20"/>
              </w:rPr>
              <w:t>, authentication credentials expire.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E0CE5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557CE78"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98B1A7" w14:textId="77777777" w:rsidR="00A33B21" w:rsidRDefault="00A33B21" w:rsidP="00D1073F">
            <w:pPr>
              <w:spacing w:before="0" w:line="240" w:lineRule="auto"/>
            </w:pPr>
            <w:r>
              <w:rPr>
                <w:sz w:val="20"/>
                <w:szCs w:val="20"/>
              </w:rPr>
              <w:t xml:space="preserve">Absolute timeouts and credential expiry removed as not being an effective control. </w:t>
            </w:r>
          </w:p>
        </w:tc>
      </w:tr>
      <w:tr w:rsidR="00A33B21" w14:paraId="348E7E3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BE96EF3" w14:textId="77777777" w:rsidR="00A33B21" w:rsidRDefault="00A33B21" w:rsidP="00D1073F">
            <w:pPr>
              <w:spacing w:before="0" w:after="100" w:line="196" w:lineRule="auto"/>
              <w:jc w:val="center"/>
            </w:pPr>
            <w:r>
              <w:rPr>
                <w:b/>
                <w:color w:val="FFFFFF"/>
                <w:sz w:val="20"/>
                <w:szCs w:val="20"/>
                <w:shd w:val="clear" w:color="auto" w:fill="A5A5A5"/>
              </w:rPr>
              <w:t>2.14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524D99" w14:textId="77777777" w:rsidR="00A33B21" w:rsidRDefault="00A33B21" w:rsidP="00D1073F">
            <w:pPr>
              <w:spacing w:before="0" w:line="240" w:lineRule="auto"/>
            </w:pPr>
            <w:r>
              <w:rPr>
                <w:sz w:val="20"/>
                <w:szCs w:val="20"/>
              </w:rPr>
              <w:t xml:space="preserve">Verify that all authentication credentials for accessing services external to the application </w:t>
            </w:r>
            <w:proofErr w:type="gramStart"/>
            <w:r>
              <w:rPr>
                <w:sz w:val="20"/>
                <w:szCs w:val="20"/>
              </w:rPr>
              <w:t>are encrypted and stored in a protected location (not in source code)</w:t>
            </w:r>
            <w:proofErr w:type="gramEnd"/>
            <w:r>
              <w:rPr>
                <w:sz w:val="20"/>
                <w:szCs w:val="20"/>
              </w:rPr>
              <w: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77CC6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BE9AC36"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808C2D" w14:textId="77777777" w:rsidR="00A33B21" w:rsidRDefault="00A33B21" w:rsidP="00D1073F">
            <w:pPr>
              <w:spacing w:before="0" w:line="240" w:lineRule="auto"/>
            </w:pPr>
            <w:r>
              <w:rPr>
                <w:sz w:val="20"/>
                <w:szCs w:val="20"/>
              </w:rPr>
              <w:t>Became V2.21</w:t>
            </w:r>
          </w:p>
        </w:tc>
      </w:tr>
      <w:tr w:rsidR="00A33B21" w14:paraId="15EFF5A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98D55C7" w14:textId="77777777" w:rsidR="00A33B21" w:rsidRDefault="00A33B21" w:rsidP="00D1073F">
            <w:pPr>
              <w:spacing w:before="0" w:after="100" w:line="196" w:lineRule="auto"/>
              <w:jc w:val="center"/>
            </w:pPr>
            <w:r>
              <w:rPr>
                <w:b/>
                <w:color w:val="FFFFFF"/>
                <w:sz w:val="20"/>
                <w:szCs w:val="20"/>
                <w:shd w:val="clear" w:color="auto" w:fill="A5A5A5"/>
              </w:rPr>
              <w:t>2.15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E20A3EA" w14:textId="77777777" w:rsidR="00A33B21" w:rsidRDefault="00A33B21" w:rsidP="00D1073F">
            <w:pPr>
              <w:spacing w:before="0" w:line="240" w:lineRule="auto"/>
            </w:pPr>
            <w:r>
              <w:rPr>
                <w:sz w:val="20"/>
                <w:szCs w:val="20"/>
              </w:rPr>
              <w:t xml:space="preserve">Verify that </w:t>
            </w:r>
            <w:proofErr w:type="gramStart"/>
            <w:r>
              <w:rPr>
                <w:sz w:val="20"/>
                <w:szCs w:val="20"/>
              </w:rPr>
              <w:t>all code implementing or using authentication controls is not</w:t>
            </w:r>
            <w:proofErr w:type="gramEnd"/>
            <w:r>
              <w:rPr>
                <w:sz w:val="20"/>
                <w:szCs w:val="20"/>
              </w:rPr>
              <w:t xml:space="preserve">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CFBB5"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91355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B7CAE8" w14:textId="77777777" w:rsidR="00A33B21" w:rsidRDefault="00A33B21" w:rsidP="00D1073F">
            <w:pPr>
              <w:spacing w:before="0" w:line="240" w:lineRule="auto"/>
            </w:pPr>
            <w:r>
              <w:rPr>
                <w:sz w:val="20"/>
                <w:szCs w:val="20"/>
              </w:rPr>
              <w:t>Moved to V13 - Malicious Code</w:t>
            </w:r>
          </w:p>
        </w:tc>
      </w:tr>
      <w:tr w:rsidR="00A33B21" w14:paraId="451E25C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AF090A" w14:textId="77777777" w:rsidR="00A33B21" w:rsidRDefault="00A33B21" w:rsidP="00D1073F">
            <w:pPr>
              <w:spacing w:before="0" w:after="100" w:line="196" w:lineRule="auto"/>
              <w:jc w:val="center"/>
            </w:pPr>
            <w:r>
              <w:rPr>
                <w:b/>
                <w:color w:val="FFFFFF"/>
                <w:sz w:val="20"/>
                <w:szCs w:val="20"/>
                <w:shd w:val="clear" w:color="auto" w:fill="A5A5A5"/>
              </w:rPr>
              <w:t>3.8</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FA9F86" w14:textId="77777777" w:rsidR="00A33B21" w:rsidRDefault="00A33B21" w:rsidP="00D1073F">
            <w:pPr>
              <w:spacing w:before="0" w:line="240" w:lineRule="auto"/>
            </w:pPr>
            <w:r>
              <w:rPr>
                <w:sz w:val="20"/>
                <w:szCs w:val="20"/>
              </w:rPr>
              <w:t>Verify that the session id is changed upon re-authentication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C697D3"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4BB195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C83ECD" w14:textId="77777777" w:rsidR="00A33B21" w:rsidRDefault="00A33B21" w:rsidP="00D1073F">
            <w:pPr>
              <w:spacing w:before="0" w:line="240" w:lineRule="auto"/>
            </w:pPr>
            <w:r>
              <w:rPr>
                <w:sz w:val="20"/>
                <w:szCs w:val="20"/>
              </w:rPr>
              <w:t>Rolled into 3.7</w:t>
            </w:r>
          </w:p>
        </w:tc>
      </w:tr>
      <w:tr w:rsidR="00A33B21" w14:paraId="4BAB83D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9CEF75" w14:textId="77777777" w:rsidR="00A33B21" w:rsidRDefault="00A33B21" w:rsidP="00D1073F">
            <w:pPr>
              <w:spacing w:before="0" w:after="100" w:line="196" w:lineRule="auto"/>
              <w:jc w:val="center"/>
            </w:pPr>
            <w:r>
              <w:rPr>
                <w:b/>
                <w:color w:val="FFFFFF"/>
                <w:sz w:val="20"/>
                <w:szCs w:val="20"/>
                <w:shd w:val="clear" w:color="auto" w:fill="A5A5A5"/>
              </w:rPr>
              <w:t>3.9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B2802" w14:textId="77777777" w:rsidR="00A33B21" w:rsidRDefault="00A33B21" w:rsidP="00D1073F">
            <w:pPr>
              <w:spacing w:before="0" w:line="240" w:lineRule="auto"/>
            </w:pPr>
            <w:r>
              <w:rPr>
                <w:sz w:val="20"/>
                <w:szCs w:val="20"/>
              </w:rPr>
              <w:t>Verify that the session id is changed or cleared on logout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5A99A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C5C66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25A423A" w14:textId="77777777" w:rsidR="00A33B21" w:rsidRDefault="00A33B21" w:rsidP="00D1073F">
            <w:pPr>
              <w:spacing w:before="0" w:line="240" w:lineRule="auto"/>
            </w:pPr>
            <w:r>
              <w:rPr>
                <w:sz w:val="20"/>
                <w:szCs w:val="20"/>
              </w:rPr>
              <w:t>Rolled into 3.7</w:t>
            </w:r>
          </w:p>
        </w:tc>
      </w:tr>
      <w:tr w:rsidR="00A33B21" w14:paraId="697AD0D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DEE7221" w14:textId="77777777" w:rsidR="00A33B21" w:rsidRDefault="00A33B21" w:rsidP="00D1073F">
            <w:pPr>
              <w:spacing w:before="0" w:after="100" w:line="196" w:lineRule="auto"/>
              <w:jc w:val="center"/>
            </w:pPr>
            <w:r>
              <w:rPr>
                <w:b/>
                <w:color w:val="FFFFFF"/>
                <w:sz w:val="20"/>
                <w:szCs w:val="20"/>
                <w:shd w:val="clear" w:color="auto" w:fill="A5A5A5"/>
              </w:rPr>
              <w:t>3.13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D2259" w14:textId="77777777" w:rsidR="00A33B21" w:rsidRDefault="00A33B21" w:rsidP="00D1073F">
            <w:pPr>
              <w:spacing w:before="0" w:line="240" w:lineRule="auto"/>
            </w:pPr>
            <w:r>
              <w:rPr>
                <w:sz w:val="20"/>
                <w:szCs w:val="20"/>
              </w:rPr>
              <w:t>Verify that all code implementing or using session management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3B795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6A9C8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877405" w14:textId="77777777" w:rsidR="00A33B21" w:rsidRDefault="00A33B21" w:rsidP="00D1073F">
            <w:pPr>
              <w:spacing w:before="0" w:line="240" w:lineRule="auto"/>
            </w:pPr>
            <w:r>
              <w:rPr>
                <w:sz w:val="20"/>
                <w:szCs w:val="20"/>
              </w:rPr>
              <w:t>Moved to V13 - Malicious code</w:t>
            </w:r>
          </w:p>
        </w:tc>
      </w:tr>
      <w:tr w:rsidR="00A33B21" w14:paraId="2FF035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7AA8699" w14:textId="77777777" w:rsidR="00A33B21" w:rsidRDefault="00A33B21" w:rsidP="00D1073F">
            <w:pPr>
              <w:spacing w:before="0" w:after="100" w:line="196" w:lineRule="auto"/>
              <w:jc w:val="center"/>
            </w:pPr>
            <w:r>
              <w:rPr>
                <w:b/>
                <w:color w:val="FFFFFF"/>
                <w:sz w:val="20"/>
                <w:szCs w:val="20"/>
                <w:shd w:val="clear" w:color="auto" w:fill="A5A5A5"/>
              </w:rPr>
              <w:t>3.14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FA61CA" w14:textId="77777777" w:rsidR="00A33B21" w:rsidRDefault="00A33B21" w:rsidP="00D1073F">
            <w:pPr>
              <w:spacing w:before="0" w:after="100" w:line="196" w:lineRule="auto"/>
            </w:pPr>
            <w:r>
              <w:rPr>
                <w:sz w:val="20"/>
                <w:szCs w:val="20"/>
              </w:rPr>
              <w:t xml:space="preserve">Verify that authenticated session tokens using cookies </w:t>
            </w:r>
            <w:proofErr w:type="gramStart"/>
            <w:r>
              <w:rPr>
                <w:sz w:val="20"/>
                <w:szCs w:val="20"/>
              </w:rPr>
              <w:t>are protected</w:t>
            </w:r>
            <w:proofErr w:type="gramEnd"/>
            <w:r>
              <w:rPr>
                <w:sz w:val="20"/>
                <w:szCs w:val="20"/>
              </w:rPr>
              <w:t xml:space="preserve"> by the use of </w:t>
            </w:r>
            <w:r>
              <w:rPr>
                <w:sz w:val="20"/>
                <w:szCs w:val="20"/>
              </w:rPr>
              <w:lastRenderedPageBreak/>
              <w:t>"</w:t>
            </w:r>
            <w:proofErr w:type="spellStart"/>
            <w:r>
              <w:rPr>
                <w:sz w:val="20"/>
                <w:szCs w:val="20"/>
              </w:rPr>
              <w:t>HttpOnly</w:t>
            </w:r>
            <w:proofErr w:type="spellEnd"/>
            <w:r>
              <w:rPr>
                <w:sz w:val="20"/>
                <w:szCs w:val="20"/>
              </w:rPr>
              <w:t xml:space="preserv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78663CA" w14:textId="77777777" w:rsidR="00A33B21" w:rsidRDefault="00A33B21" w:rsidP="00D1073F">
            <w:pPr>
              <w:spacing w:before="0" w:line="240" w:lineRule="auto"/>
              <w:jc w:val="center"/>
            </w:pPr>
            <w:r>
              <w:rPr>
                <w:sz w:val="20"/>
                <w:szCs w:val="20"/>
              </w:rPr>
              <w:lastRenderedPageBreak/>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AF1B5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B7D196" w14:textId="77777777" w:rsidR="00A33B21" w:rsidRDefault="00A33B21" w:rsidP="00D1073F">
            <w:pPr>
              <w:spacing w:before="0" w:line="240" w:lineRule="auto"/>
            </w:pPr>
            <w:r>
              <w:rPr>
                <w:sz w:val="20"/>
                <w:szCs w:val="20"/>
              </w:rPr>
              <w:t>Moved into 3.13</w:t>
            </w:r>
          </w:p>
        </w:tc>
      </w:tr>
      <w:tr w:rsidR="00A33B21" w14:paraId="35F2B44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D358081" w14:textId="77777777" w:rsidR="00A33B21" w:rsidRDefault="00A33B21" w:rsidP="00D1073F">
            <w:pPr>
              <w:spacing w:before="0" w:after="100" w:line="196" w:lineRule="auto"/>
              <w:jc w:val="center"/>
            </w:pPr>
            <w:r>
              <w:rPr>
                <w:b/>
                <w:color w:val="FFFFFF"/>
                <w:sz w:val="20"/>
                <w:szCs w:val="20"/>
                <w:shd w:val="clear" w:color="auto" w:fill="A5A5A5"/>
              </w:rPr>
              <w:lastRenderedPageBreak/>
              <w:t>3.15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8F9752" w14:textId="77777777" w:rsidR="00A33B21" w:rsidRDefault="00A33B21" w:rsidP="00D1073F">
            <w:pPr>
              <w:spacing w:before="0" w:after="100" w:line="196" w:lineRule="auto"/>
            </w:pPr>
            <w:r>
              <w:rPr>
                <w:sz w:val="20"/>
                <w:szCs w:val="20"/>
              </w:rPr>
              <w:t xml:space="preserve">Verify that authenticated session tokens using cookies </w:t>
            </w:r>
            <w:proofErr w:type="gramStart"/>
            <w:r>
              <w:rPr>
                <w:sz w:val="20"/>
                <w:szCs w:val="20"/>
              </w:rPr>
              <w:t>are protected</w:t>
            </w:r>
            <w:proofErr w:type="gramEnd"/>
            <w:r>
              <w:rPr>
                <w:sz w:val="20"/>
                <w:szCs w:val="20"/>
              </w:rPr>
              <w:t xml:space="preserve"> with the "secure" attribute.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7AD296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1A8E7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D84598" w14:textId="77777777" w:rsidR="00A33B21" w:rsidRDefault="00A33B21" w:rsidP="00D1073F">
            <w:pPr>
              <w:spacing w:before="0" w:line="240" w:lineRule="auto"/>
            </w:pPr>
            <w:r>
              <w:rPr>
                <w:sz w:val="20"/>
                <w:szCs w:val="20"/>
              </w:rPr>
              <w:t>Moved into 3.13</w:t>
            </w:r>
          </w:p>
        </w:tc>
      </w:tr>
      <w:tr w:rsidR="00A33B21" w14:paraId="5FF8F42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AFBF73E" w14:textId="77777777" w:rsidR="00A33B21" w:rsidRDefault="00A33B21" w:rsidP="00D1073F">
            <w:pPr>
              <w:spacing w:before="0" w:after="100" w:line="196" w:lineRule="auto"/>
              <w:jc w:val="center"/>
            </w:pPr>
            <w:r>
              <w:rPr>
                <w:b/>
                <w:color w:val="FFFFFF"/>
                <w:sz w:val="20"/>
                <w:szCs w:val="20"/>
                <w:shd w:val="clear" w:color="auto" w:fill="A5A5A5"/>
              </w:rPr>
              <w:t>4.2</w:t>
            </w:r>
          </w:p>
        </w:tc>
        <w:tc>
          <w:tcPr>
            <w:tcW w:w="4665" w:type="dxa"/>
            <w:shd w:val="clear" w:color="auto" w:fill="FCFCFC"/>
            <w:tcMar>
              <w:top w:w="120" w:type="dxa"/>
              <w:left w:w="100" w:type="dxa"/>
              <w:bottom w:w="120" w:type="dxa"/>
              <w:right w:w="100" w:type="dxa"/>
            </w:tcMar>
          </w:tcPr>
          <w:p w14:paraId="6F48D65E" w14:textId="77777777" w:rsidR="00A33B21" w:rsidRDefault="00A33B21" w:rsidP="00D1073F">
            <w:pPr>
              <w:spacing w:before="0" w:line="240" w:lineRule="auto"/>
            </w:pPr>
            <w:r>
              <w:rPr>
                <w:sz w:val="20"/>
                <w:szCs w:val="20"/>
              </w:rPr>
              <w:t>Verify that users can only access secured URLs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854D3F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54F32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0167D3" w14:textId="77777777" w:rsidR="00A33B21" w:rsidRDefault="00A33B21" w:rsidP="00D1073F">
            <w:pPr>
              <w:spacing w:before="0" w:line="240" w:lineRule="auto"/>
            </w:pPr>
            <w:r>
              <w:rPr>
                <w:sz w:val="20"/>
                <w:szCs w:val="20"/>
              </w:rPr>
              <w:t>Rolled into 4.1</w:t>
            </w:r>
          </w:p>
        </w:tc>
      </w:tr>
      <w:tr w:rsidR="00A33B21" w14:paraId="1BBE51C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CBA4DBC" w14:textId="77777777" w:rsidR="00A33B21" w:rsidRDefault="00A33B21" w:rsidP="00D1073F">
            <w:pPr>
              <w:spacing w:before="0" w:after="100" w:line="196" w:lineRule="auto"/>
              <w:jc w:val="center"/>
            </w:pPr>
            <w:r>
              <w:rPr>
                <w:b/>
                <w:color w:val="FFFFFF"/>
                <w:sz w:val="20"/>
                <w:szCs w:val="20"/>
                <w:shd w:val="clear" w:color="auto" w:fill="A5A5A5"/>
              </w:rPr>
              <w:t>4.3</w:t>
            </w:r>
          </w:p>
        </w:tc>
        <w:tc>
          <w:tcPr>
            <w:tcW w:w="4665" w:type="dxa"/>
            <w:shd w:val="clear" w:color="auto" w:fill="FCFCFC"/>
            <w:tcMar>
              <w:top w:w="120" w:type="dxa"/>
              <w:left w:w="100" w:type="dxa"/>
              <w:bottom w:w="120" w:type="dxa"/>
              <w:right w:w="100" w:type="dxa"/>
            </w:tcMar>
          </w:tcPr>
          <w:p w14:paraId="42450488" w14:textId="77777777" w:rsidR="00A33B21" w:rsidRDefault="00A33B21" w:rsidP="00D1073F">
            <w:pPr>
              <w:spacing w:before="0" w:line="240" w:lineRule="auto"/>
            </w:pPr>
            <w:r>
              <w:rPr>
                <w:sz w:val="20"/>
                <w:szCs w:val="20"/>
              </w:rPr>
              <w:t>Verify that users can only access secured data files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CBAA26"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4B5E5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26F87EC" w14:textId="77777777" w:rsidR="00A33B21" w:rsidRDefault="00A33B21" w:rsidP="00D1073F">
            <w:pPr>
              <w:spacing w:before="0" w:line="240" w:lineRule="auto"/>
            </w:pPr>
            <w:r>
              <w:rPr>
                <w:sz w:val="20"/>
                <w:szCs w:val="20"/>
              </w:rPr>
              <w:t>Rolled into 4.1</w:t>
            </w:r>
          </w:p>
        </w:tc>
      </w:tr>
      <w:tr w:rsidR="00A33B21" w14:paraId="4B52580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F5458D2" w14:textId="77777777" w:rsidR="00A33B21" w:rsidRDefault="00A33B21" w:rsidP="00D1073F">
            <w:pPr>
              <w:spacing w:before="0" w:after="100" w:line="196" w:lineRule="auto"/>
              <w:jc w:val="center"/>
            </w:pPr>
            <w:r>
              <w:rPr>
                <w:b/>
                <w:color w:val="FFFFFF"/>
                <w:sz w:val="20"/>
                <w:szCs w:val="20"/>
                <w:shd w:val="clear" w:color="auto" w:fill="A5A5A5"/>
              </w:rPr>
              <w:t>4.13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E05119" w14:textId="77777777" w:rsidR="00A33B21" w:rsidRDefault="00A33B21" w:rsidP="00D1073F">
            <w:pPr>
              <w:spacing w:before="0" w:line="240" w:lineRule="auto"/>
            </w:pPr>
            <w:r>
              <w:rPr>
                <w:sz w:val="20"/>
                <w:szCs w:val="20"/>
              </w:rPr>
              <w:t xml:space="preserve">Verify that limitations on input and access imposed by the business on the application (such as daily transaction limits or sequencing of tasks) </w:t>
            </w:r>
            <w:proofErr w:type="gramStart"/>
            <w:r>
              <w:rPr>
                <w:sz w:val="20"/>
                <w:szCs w:val="20"/>
              </w:rPr>
              <w:t>cannot be bypassed</w:t>
            </w:r>
            <w:proofErr w:type="gramEnd"/>
            <w:r>
              <w:rPr>
                <w:sz w:val="20"/>
                <w:szCs w:val="20"/>
              </w:rPr>
              <w: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93F9A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DC959D"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164991A" w14:textId="77777777" w:rsidR="00A33B21" w:rsidRDefault="00A33B21" w:rsidP="00D1073F">
            <w:pPr>
              <w:spacing w:before="0" w:line="240" w:lineRule="auto"/>
            </w:pPr>
            <w:r>
              <w:rPr>
                <w:sz w:val="20"/>
                <w:szCs w:val="20"/>
              </w:rPr>
              <w:t>Moved to V15 Business Logic</w:t>
            </w:r>
          </w:p>
        </w:tc>
      </w:tr>
      <w:tr w:rsidR="00A33B21" w14:paraId="6B531B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07FFBA" w14:textId="77777777" w:rsidR="00A33B21" w:rsidRDefault="00A33B21" w:rsidP="00D1073F">
            <w:pPr>
              <w:spacing w:before="0" w:after="100" w:line="196" w:lineRule="auto"/>
              <w:jc w:val="center"/>
            </w:pPr>
            <w:r>
              <w:rPr>
                <w:b/>
                <w:color w:val="FFFFFF"/>
                <w:sz w:val="20"/>
                <w:szCs w:val="20"/>
                <w:shd w:val="clear" w:color="auto" w:fill="A5A5A5"/>
              </w:rPr>
              <w:t>4.15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EA4DBA" w14:textId="77777777" w:rsidR="00A33B21" w:rsidRDefault="00A33B21" w:rsidP="00D1073F">
            <w:pPr>
              <w:spacing w:before="0" w:line="240" w:lineRule="auto"/>
            </w:pPr>
            <w:r>
              <w:rPr>
                <w:sz w:val="20"/>
                <w:szCs w:val="20"/>
              </w:rPr>
              <w:t xml:space="preserve">Verify that </w:t>
            </w:r>
            <w:proofErr w:type="gramStart"/>
            <w:r>
              <w:rPr>
                <w:sz w:val="20"/>
                <w:szCs w:val="20"/>
              </w:rPr>
              <w:t>all code implementing or using access controls is not</w:t>
            </w:r>
            <w:proofErr w:type="gramEnd"/>
            <w:r>
              <w:rPr>
                <w:sz w:val="20"/>
                <w:szCs w:val="20"/>
              </w:rPr>
              <w:t xml:space="preserve">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B4932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7E8D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10A9EA" w14:textId="77777777" w:rsidR="00A33B21" w:rsidRDefault="00A33B21" w:rsidP="00D1073F">
            <w:pPr>
              <w:spacing w:before="0" w:line="240" w:lineRule="auto"/>
            </w:pPr>
            <w:r>
              <w:rPr>
                <w:sz w:val="20"/>
                <w:szCs w:val="20"/>
              </w:rPr>
              <w:t>Moved to V13 Malicious Controls</w:t>
            </w:r>
          </w:p>
        </w:tc>
      </w:tr>
      <w:tr w:rsidR="00A33B21" w14:paraId="5716766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E43648C" w14:textId="77777777" w:rsidR="00A33B21" w:rsidRDefault="00A33B21" w:rsidP="00D1073F">
            <w:pPr>
              <w:spacing w:before="0" w:after="100" w:line="196" w:lineRule="auto"/>
              <w:jc w:val="center"/>
            </w:pPr>
            <w:r>
              <w:rPr>
                <w:b/>
                <w:color w:val="FFFFFF"/>
                <w:sz w:val="20"/>
                <w:szCs w:val="20"/>
                <w:shd w:val="clear" w:color="auto" w:fill="A5A5A5"/>
              </w:rPr>
              <w:t>5.2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A754061" w14:textId="77777777" w:rsidR="00A33B21" w:rsidRDefault="00A33B21" w:rsidP="00D1073F">
            <w:pPr>
              <w:spacing w:before="0" w:line="240" w:lineRule="auto"/>
            </w:pPr>
            <w:r>
              <w:rPr>
                <w:sz w:val="20"/>
                <w:szCs w:val="20"/>
              </w:rPr>
              <w:t>Verify that a positive validation pattern is defined and applied to all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3383E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6583DBD"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454937" w14:textId="77777777" w:rsidR="00A33B21" w:rsidRDefault="00A33B21" w:rsidP="00D1073F">
            <w:pPr>
              <w:spacing w:before="0" w:line="240" w:lineRule="auto"/>
            </w:pPr>
            <w:r>
              <w:rPr>
                <w:sz w:val="20"/>
                <w:szCs w:val="20"/>
              </w:rPr>
              <w:t>Removed as too difficult to implement particularly for free form text inputs</w:t>
            </w:r>
          </w:p>
        </w:tc>
      </w:tr>
      <w:tr w:rsidR="00A33B21" w14:paraId="38F7E9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3C8584F" w14:textId="77777777" w:rsidR="00A33B21" w:rsidRDefault="00A33B21" w:rsidP="00D1073F">
            <w:pPr>
              <w:spacing w:before="0" w:after="100" w:line="196" w:lineRule="auto"/>
              <w:jc w:val="center"/>
            </w:pPr>
            <w:r>
              <w:rPr>
                <w:b/>
                <w:color w:val="FFFFFF"/>
                <w:sz w:val="20"/>
                <w:szCs w:val="20"/>
                <w:shd w:val="clear" w:color="auto" w:fill="A5A5A5"/>
              </w:rPr>
              <w:t>5.4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F085DA" w14:textId="77777777" w:rsidR="00A33B21" w:rsidRDefault="00A33B21" w:rsidP="00D1073F">
            <w:pPr>
              <w:spacing w:before="0" w:line="240" w:lineRule="auto"/>
            </w:pPr>
            <w:r>
              <w:rPr>
                <w:sz w:val="20"/>
                <w:szCs w:val="20"/>
              </w:rPr>
              <w:t>Verify that a character set, such as UTF-8, is specified for all sources of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4BA3A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DD33FD9"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45486A" w14:textId="77777777" w:rsidR="00A33B21" w:rsidRDefault="00A33B21" w:rsidP="00D1073F">
            <w:pPr>
              <w:spacing w:before="0" w:line="240" w:lineRule="auto"/>
            </w:pPr>
            <w:r>
              <w:rPr>
                <w:sz w:val="20"/>
                <w:szCs w:val="20"/>
              </w:rPr>
              <w:t>Removed as too difficult to implement in most languages</w:t>
            </w:r>
          </w:p>
        </w:tc>
      </w:tr>
      <w:tr w:rsidR="00A33B21" w14:paraId="60656F9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9C65315" w14:textId="77777777" w:rsidR="00A33B21" w:rsidRDefault="00A33B21" w:rsidP="00D1073F">
            <w:pPr>
              <w:spacing w:before="0" w:after="100" w:line="196" w:lineRule="auto"/>
              <w:jc w:val="center"/>
            </w:pPr>
            <w:r>
              <w:rPr>
                <w:b/>
                <w:color w:val="FFFFFF"/>
                <w:sz w:val="20"/>
                <w:szCs w:val="20"/>
                <w:shd w:val="clear" w:color="auto" w:fill="A5A5A5"/>
              </w:rPr>
              <w:t>5.7</w:t>
            </w:r>
          </w:p>
        </w:tc>
        <w:tc>
          <w:tcPr>
            <w:tcW w:w="4665" w:type="dxa"/>
            <w:shd w:val="clear" w:color="auto" w:fill="FCFCFC"/>
            <w:tcMar>
              <w:top w:w="120" w:type="dxa"/>
              <w:left w:w="100" w:type="dxa"/>
              <w:bottom w:w="120" w:type="dxa"/>
              <w:right w:w="100" w:type="dxa"/>
            </w:tcMar>
          </w:tcPr>
          <w:p w14:paraId="686E1635" w14:textId="77777777" w:rsidR="00A33B21" w:rsidRDefault="00A33B21" w:rsidP="00D1073F">
            <w:pPr>
              <w:spacing w:before="0" w:line="240" w:lineRule="auto"/>
            </w:pPr>
            <w:r>
              <w:rPr>
                <w:sz w:val="20"/>
                <w:szCs w:val="20"/>
              </w:rPr>
              <w:t xml:space="preserve">Verify that all input validation failures </w:t>
            </w:r>
            <w:proofErr w:type="gramStart"/>
            <w:r>
              <w:rPr>
                <w:sz w:val="20"/>
                <w:szCs w:val="20"/>
              </w:rPr>
              <w:t>are logged</w:t>
            </w:r>
            <w:proofErr w:type="gramEnd"/>
            <w:r>
              <w:rPr>
                <w:sz w:val="20"/>
                <w:szCs w:val="20"/>
              </w:rPr>
              <w: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56D754"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8F96D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799BFF1" w14:textId="77777777" w:rsidR="00A33B21" w:rsidRDefault="00A33B21" w:rsidP="00D1073F">
            <w:pPr>
              <w:spacing w:before="0" w:line="240" w:lineRule="auto"/>
            </w:pPr>
            <w:r>
              <w:rPr>
                <w:sz w:val="20"/>
                <w:szCs w:val="20"/>
              </w:rPr>
              <w:t>Removed as would create too many useless logs that would be ignored</w:t>
            </w:r>
          </w:p>
        </w:tc>
      </w:tr>
      <w:tr w:rsidR="00A33B21" w14:paraId="35DB0D8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E76FB8D" w14:textId="77777777" w:rsidR="00A33B21" w:rsidRDefault="00A33B21" w:rsidP="00D1073F">
            <w:pPr>
              <w:spacing w:before="0" w:after="100" w:line="196" w:lineRule="auto"/>
              <w:jc w:val="center"/>
            </w:pPr>
            <w:r>
              <w:rPr>
                <w:b/>
                <w:color w:val="FFFFFF"/>
                <w:sz w:val="20"/>
                <w:szCs w:val="20"/>
                <w:shd w:val="clear" w:color="auto" w:fill="A5A5A5"/>
              </w:rPr>
              <w:t>5.8</w:t>
            </w:r>
          </w:p>
        </w:tc>
        <w:tc>
          <w:tcPr>
            <w:tcW w:w="4665" w:type="dxa"/>
            <w:shd w:val="clear" w:color="auto" w:fill="FCFCFC"/>
            <w:tcMar>
              <w:top w:w="120" w:type="dxa"/>
              <w:left w:w="100" w:type="dxa"/>
              <w:bottom w:w="120" w:type="dxa"/>
              <w:right w:w="100" w:type="dxa"/>
            </w:tcMar>
          </w:tcPr>
          <w:p w14:paraId="259D2831" w14:textId="77777777" w:rsidR="00A33B21" w:rsidRDefault="00A33B21" w:rsidP="00D1073F">
            <w:pPr>
              <w:spacing w:before="0" w:line="240" w:lineRule="auto"/>
            </w:pPr>
            <w:r>
              <w:rPr>
                <w:sz w:val="20"/>
                <w:szCs w:val="20"/>
              </w:rPr>
              <w:t xml:space="preserve">Verify that all input data </w:t>
            </w:r>
            <w:proofErr w:type="gramStart"/>
            <w:r>
              <w:rPr>
                <w:sz w:val="20"/>
                <w:szCs w:val="20"/>
              </w:rPr>
              <w:t xml:space="preserve">is </w:t>
            </w:r>
            <w:proofErr w:type="spellStart"/>
            <w:r>
              <w:rPr>
                <w:sz w:val="20"/>
                <w:szCs w:val="20"/>
              </w:rPr>
              <w:t>canonicalized</w:t>
            </w:r>
            <w:proofErr w:type="spellEnd"/>
            <w:proofErr w:type="gramEnd"/>
            <w:r>
              <w:rPr>
                <w:sz w:val="20"/>
                <w:szCs w:val="20"/>
              </w:rPr>
              <w:t xml:space="preserve"> for all downstream decoders or interpreters prior to validation.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1B9CB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580C2B"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3D7B8D7" w14:textId="77777777" w:rsidR="00A33B21" w:rsidRDefault="00A33B21" w:rsidP="00D1073F">
            <w:pPr>
              <w:spacing w:before="0" w:line="240" w:lineRule="auto"/>
            </w:pPr>
            <w:r>
              <w:rPr>
                <w:sz w:val="20"/>
                <w:szCs w:val="20"/>
              </w:rPr>
              <w:t>Removed as Type 1 JSP technology specific and not an issue for most modern frameworks</w:t>
            </w:r>
          </w:p>
        </w:tc>
      </w:tr>
      <w:tr w:rsidR="00A33B21" w14:paraId="1F4F901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A31D4F" w14:textId="77777777" w:rsidR="00A33B21" w:rsidRDefault="00A33B21" w:rsidP="00D1073F">
            <w:pPr>
              <w:spacing w:before="0" w:after="100" w:line="196" w:lineRule="auto"/>
              <w:jc w:val="center"/>
            </w:pPr>
            <w:r>
              <w:rPr>
                <w:b/>
                <w:color w:val="FFFFFF"/>
                <w:sz w:val="20"/>
                <w:szCs w:val="20"/>
                <w:shd w:val="clear" w:color="auto" w:fill="A5A5A5"/>
              </w:rPr>
              <w:t>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A81FB1" w14:textId="77777777" w:rsidR="00A33B21" w:rsidRDefault="00A33B21" w:rsidP="00D1073F">
            <w:pPr>
              <w:spacing w:before="0" w:line="240" w:lineRule="auto"/>
            </w:pPr>
            <w:r>
              <w:rPr>
                <w:sz w:val="20"/>
                <w:szCs w:val="20"/>
              </w:rPr>
              <w:t>Verify that all input validation controls are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D4816D"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5E7F2"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501557" w14:textId="77777777" w:rsidR="00A33B21" w:rsidRDefault="00A33B21" w:rsidP="00D1073F">
            <w:pPr>
              <w:spacing w:before="0" w:line="240" w:lineRule="auto"/>
            </w:pPr>
            <w:r>
              <w:rPr>
                <w:sz w:val="20"/>
                <w:szCs w:val="20"/>
              </w:rPr>
              <w:t>Moved to V13 Malicious controls</w:t>
            </w:r>
          </w:p>
        </w:tc>
      </w:tr>
      <w:tr w:rsidR="00A33B21" w14:paraId="714459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A56670A" w14:textId="77777777" w:rsidR="00A33B21" w:rsidRDefault="00A33B21" w:rsidP="00D1073F">
            <w:pPr>
              <w:spacing w:before="0" w:after="100" w:line="196" w:lineRule="auto"/>
              <w:jc w:val="center"/>
            </w:pPr>
            <w:r>
              <w:rPr>
                <w:b/>
                <w:color w:val="FFFFFF"/>
                <w:sz w:val="20"/>
                <w:szCs w:val="20"/>
                <w:shd w:val="clear" w:color="auto" w:fill="A5A5A5"/>
              </w:rPr>
              <w:t>5.14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BBD16F" w14:textId="77777777" w:rsidR="00A33B21" w:rsidRDefault="00A33B21" w:rsidP="00D1073F">
            <w:pPr>
              <w:spacing w:before="0" w:line="240" w:lineRule="auto"/>
            </w:pPr>
            <w:r>
              <w:rPr>
                <w:sz w:val="20"/>
                <w:szCs w:val="20"/>
              </w:rPr>
              <w:t>Verify that the runtime environment is not susceptible to XML Injections or that security controls prevents XML Injections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E7142"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2BB40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CA6ACEB" w14:textId="77777777" w:rsidR="00A33B21" w:rsidRDefault="00A33B21" w:rsidP="00D1073F">
            <w:pPr>
              <w:spacing w:before="0" w:line="240" w:lineRule="auto"/>
            </w:pPr>
            <w:r>
              <w:rPr>
                <w:sz w:val="20"/>
                <w:szCs w:val="20"/>
              </w:rPr>
              <w:t>Merged with V5.13</w:t>
            </w:r>
          </w:p>
        </w:tc>
      </w:tr>
      <w:tr w:rsidR="00A33B21" w14:paraId="290DC75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61F3C0A" w14:textId="77777777" w:rsidR="00A33B21" w:rsidRDefault="00A33B21" w:rsidP="00D1073F">
            <w:pPr>
              <w:spacing w:before="0" w:after="100" w:line="196" w:lineRule="auto"/>
              <w:jc w:val="center"/>
            </w:pPr>
            <w:r>
              <w:rPr>
                <w:b/>
                <w:color w:val="FFFFFF"/>
                <w:sz w:val="20"/>
                <w:szCs w:val="20"/>
                <w:shd w:val="clear" w:color="auto" w:fill="A5A5A5"/>
              </w:rPr>
              <w:lastRenderedPageBreak/>
              <w:t>5.15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4F3A27" w14:textId="77777777" w:rsidR="00A33B21" w:rsidRDefault="00A33B21" w:rsidP="00D1073F">
            <w:pPr>
              <w:spacing w:before="0" w:line="240" w:lineRule="auto"/>
            </w:pPr>
            <w:r>
              <w:rPr>
                <w:sz w:val="20"/>
                <w:szCs w:val="20"/>
              </w:rPr>
              <w:t>-- EMPTY REQUIREMENT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576C0F0" w14:textId="77777777" w:rsidR="00A33B21" w:rsidRDefault="00A33B21" w:rsidP="00D1073F">
            <w:pPr>
              <w:spacing w:before="0" w:line="240" w:lineRule="auto"/>
              <w:jc w:val="center"/>
            </w:pPr>
            <w:r>
              <w:rPr>
                <w:sz w:val="20"/>
                <w:szCs w:val="20"/>
              </w:rPr>
              <w:t>Deleted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D477B4"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D00F6EC" w14:textId="77777777" w:rsidR="00A33B21" w:rsidRDefault="00A33B21" w:rsidP="00D1073F">
            <w:pPr>
              <w:spacing w:before="0" w:line="240" w:lineRule="auto"/>
            </w:pPr>
            <w:r>
              <w:rPr>
                <w:sz w:val="20"/>
                <w:szCs w:val="20"/>
              </w:rPr>
              <w:t>This requirement never existed</w:t>
            </w:r>
          </w:p>
        </w:tc>
      </w:tr>
      <w:tr w:rsidR="00A33B21" w14:paraId="1745BD1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0A4A448" w14:textId="77777777" w:rsidR="00A33B21" w:rsidRDefault="00A33B21" w:rsidP="00D1073F">
            <w:pPr>
              <w:spacing w:before="0" w:after="100" w:line="196" w:lineRule="auto"/>
              <w:jc w:val="center"/>
            </w:pPr>
            <w:r>
              <w:rPr>
                <w:b/>
                <w:color w:val="FFFFFF"/>
                <w:sz w:val="20"/>
                <w:szCs w:val="20"/>
                <w:shd w:val="clear" w:color="auto" w:fill="A5A5A5"/>
              </w:rPr>
              <w:t>5.19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73F0B91" w14:textId="77777777" w:rsidR="00A33B21" w:rsidRDefault="00A33B21" w:rsidP="00D1073F">
            <w:pPr>
              <w:spacing w:before="0" w:line="240" w:lineRule="auto"/>
            </w:pPr>
            <w:r>
              <w:rPr>
                <w:sz w:val="20"/>
                <w:szCs w:val="20"/>
              </w:rPr>
              <w:t>Verify that for each type of output encoding/escaping performed by the application, there is a single security control for that type of output for the intended destination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8AB6FFF"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F47DEE"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8FC358" w14:textId="77777777" w:rsidR="00A33B21" w:rsidRDefault="00A33B21" w:rsidP="00D1073F">
            <w:pPr>
              <w:spacing w:before="0" w:line="240" w:lineRule="auto"/>
            </w:pPr>
            <w:r>
              <w:rPr>
                <w:sz w:val="20"/>
                <w:szCs w:val="20"/>
              </w:rPr>
              <w:t xml:space="preserve">Genericized to include all security controls and moved to 1.10 </w:t>
            </w:r>
          </w:p>
        </w:tc>
      </w:tr>
      <w:tr w:rsidR="00A33B21" w14:paraId="10758CA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73148F" w14:textId="77777777" w:rsidR="00A33B21" w:rsidRDefault="00A33B21" w:rsidP="00D1073F">
            <w:pPr>
              <w:spacing w:before="0" w:after="100" w:line="196" w:lineRule="auto"/>
              <w:jc w:val="center"/>
            </w:pPr>
            <w:r>
              <w:rPr>
                <w:b/>
                <w:color w:val="FFFFFF"/>
                <w:sz w:val="20"/>
                <w:szCs w:val="20"/>
                <w:shd w:val="clear" w:color="auto" w:fill="A5A5A5"/>
              </w:rPr>
              <w:t>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E8948D" w14:textId="77777777" w:rsidR="00A33B21" w:rsidRDefault="00A33B21" w:rsidP="00D1073F">
            <w:pPr>
              <w:spacing w:before="0" w:line="240" w:lineRule="auto"/>
            </w:pPr>
            <w:r>
              <w:rPr>
                <w:sz w:val="20"/>
                <w:szCs w:val="20"/>
              </w:rPr>
              <w:t>Verify that all cryptographic functions used to protect secrets from the application user are implemented server side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B97E6E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D82D5C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F4F4E24" w14:textId="77777777" w:rsidR="00A33B21" w:rsidRDefault="00A33B21" w:rsidP="00D1073F">
            <w:pPr>
              <w:spacing w:before="0" w:line="240" w:lineRule="auto"/>
            </w:pPr>
            <w:r>
              <w:rPr>
                <w:sz w:val="20"/>
                <w:szCs w:val="20"/>
              </w:rPr>
              <w:t>Many modern responsive and mobile apps include this by design</w:t>
            </w:r>
          </w:p>
        </w:tc>
      </w:tr>
      <w:tr w:rsidR="00A33B21" w14:paraId="0F79F2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8A29B46" w14:textId="77777777" w:rsidR="00A33B21" w:rsidRDefault="00A33B21" w:rsidP="00D1073F">
            <w:pPr>
              <w:spacing w:before="0" w:after="100" w:line="196" w:lineRule="auto"/>
              <w:jc w:val="center"/>
            </w:pPr>
            <w:r>
              <w:rPr>
                <w:b/>
                <w:color w:val="FFFFFF"/>
                <w:sz w:val="20"/>
                <w:szCs w:val="20"/>
                <w:shd w:val="clear" w:color="auto" w:fill="A5A5A5"/>
              </w:rPr>
              <w:t>7.3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2B7869" w14:textId="77777777" w:rsidR="00A33B21" w:rsidRDefault="00A33B21" w:rsidP="00D1073F">
            <w:pPr>
              <w:spacing w:before="0" w:line="240" w:lineRule="auto"/>
            </w:pPr>
            <w:r>
              <w:rPr>
                <w:sz w:val="20"/>
                <w:szCs w:val="20"/>
              </w:rPr>
              <w:t xml:space="preserve">Verify that access to any master secret(s) </w:t>
            </w:r>
            <w:proofErr w:type="gramStart"/>
            <w:r>
              <w:rPr>
                <w:sz w:val="20"/>
                <w:szCs w:val="20"/>
              </w:rPr>
              <w:t>is protected</w:t>
            </w:r>
            <w:proofErr w:type="gramEnd"/>
            <w:r>
              <w:rPr>
                <w:sz w:val="20"/>
                <w:szCs w:val="20"/>
              </w:rPr>
              <w:t xml:space="preserve"> from unauthorized access (A master secret is an application credential stored as plaintext on disk that is used to protect access to security configuration information).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B745E2"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100E4F7"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A5CA6DB" w14:textId="77777777" w:rsidR="00A33B21" w:rsidRDefault="00A33B21" w:rsidP="00D1073F">
            <w:pPr>
              <w:spacing w:before="0" w:line="240" w:lineRule="auto"/>
            </w:pPr>
            <w:r>
              <w:rPr>
                <w:sz w:val="20"/>
                <w:szCs w:val="20"/>
              </w:rPr>
              <w:t>Moved to V2.29</w:t>
            </w:r>
          </w:p>
        </w:tc>
      </w:tr>
      <w:tr w:rsidR="00A33B21" w14:paraId="7B95346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44D9C24" w14:textId="77777777" w:rsidR="00A33B21" w:rsidRDefault="00A33B21" w:rsidP="00D1073F">
            <w:pPr>
              <w:spacing w:before="0" w:after="100" w:line="196" w:lineRule="auto"/>
              <w:jc w:val="center"/>
            </w:pPr>
            <w:r>
              <w:rPr>
                <w:b/>
                <w:color w:val="FFFFFF"/>
                <w:sz w:val="20"/>
                <w:szCs w:val="20"/>
                <w:shd w:val="clear" w:color="auto" w:fill="A5A5A5"/>
              </w:rPr>
              <w:t>7.4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06BF675" w14:textId="77777777" w:rsidR="00A33B21" w:rsidRDefault="00A33B21" w:rsidP="00D1073F">
            <w:pPr>
              <w:spacing w:before="0" w:line="240" w:lineRule="auto"/>
            </w:pPr>
            <w:r>
              <w:rPr>
                <w:sz w:val="20"/>
                <w:szCs w:val="20"/>
              </w:rPr>
              <w:t>Verify that password hashes are salted when they are created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8DAB72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B0318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69A96B" w14:textId="77777777" w:rsidR="00A33B21" w:rsidRDefault="00A33B21" w:rsidP="00D1073F">
            <w:pPr>
              <w:spacing w:before="0" w:line="240" w:lineRule="auto"/>
            </w:pPr>
            <w:r>
              <w:rPr>
                <w:sz w:val="20"/>
                <w:szCs w:val="20"/>
              </w:rPr>
              <w:t>Moved to V2.13</w:t>
            </w:r>
          </w:p>
        </w:tc>
      </w:tr>
      <w:tr w:rsidR="00A33B21" w14:paraId="22DC14F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6074428" w14:textId="77777777" w:rsidR="00A33B21" w:rsidRDefault="00A33B21" w:rsidP="00D1073F">
            <w:pPr>
              <w:spacing w:before="0" w:after="100" w:line="196" w:lineRule="auto"/>
              <w:jc w:val="center"/>
            </w:pPr>
            <w:r>
              <w:rPr>
                <w:b/>
                <w:color w:val="FFFFFF"/>
                <w:sz w:val="20"/>
                <w:szCs w:val="20"/>
                <w:shd w:val="clear" w:color="auto" w:fill="A5A5A5"/>
              </w:rPr>
              <w:t>7.5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FCE80FA" w14:textId="77777777" w:rsidR="00A33B21" w:rsidRDefault="00A33B21" w:rsidP="00D1073F">
            <w:pPr>
              <w:spacing w:before="0" w:line="240" w:lineRule="auto"/>
            </w:pPr>
            <w:r>
              <w:rPr>
                <w:sz w:val="20"/>
                <w:szCs w:val="20"/>
              </w:rPr>
              <w:t>Verify that cryptographic module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36FDD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B5073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3E35260" w14:textId="77777777" w:rsidR="00A33B21" w:rsidRDefault="00A33B21" w:rsidP="00D1073F">
            <w:pPr>
              <w:spacing w:before="0" w:line="240" w:lineRule="auto"/>
            </w:pPr>
            <w:r>
              <w:rPr>
                <w:sz w:val="20"/>
                <w:szCs w:val="20"/>
              </w:rPr>
              <w:t>Creating unnecessary logs that are never reviewed is counterproductive</w:t>
            </w:r>
          </w:p>
        </w:tc>
      </w:tr>
      <w:tr w:rsidR="00A33B21" w14:paraId="06900D6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1C9394" w14:textId="77777777" w:rsidR="00A33B21" w:rsidRDefault="00A33B21" w:rsidP="00D1073F">
            <w:pPr>
              <w:spacing w:before="0" w:after="100" w:line="196" w:lineRule="auto"/>
              <w:jc w:val="center"/>
            </w:pPr>
            <w:r>
              <w:rPr>
                <w:b/>
                <w:color w:val="FFFFFF"/>
                <w:sz w:val="20"/>
                <w:szCs w:val="20"/>
                <w:shd w:val="clear" w:color="auto" w:fill="A5A5A5"/>
              </w:rPr>
              <w:t>7.10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684C9" w14:textId="77777777" w:rsidR="00A33B21" w:rsidRDefault="00A33B21" w:rsidP="00D1073F">
            <w:pPr>
              <w:spacing w:before="0" w:line="240" w:lineRule="auto"/>
            </w:pPr>
            <w:r>
              <w:rPr>
                <w:sz w:val="20"/>
                <w:szCs w:val="20"/>
              </w:rPr>
              <w:t>Verify that all code supporting or using a cryptographic module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930DBC6"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6C231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AA2AF" w14:textId="77777777" w:rsidR="00A33B21" w:rsidRDefault="00A33B21" w:rsidP="00D1073F">
            <w:pPr>
              <w:spacing w:before="0" w:line="240" w:lineRule="auto"/>
            </w:pPr>
            <w:r>
              <w:rPr>
                <w:sz w:val="20"/>
                <w:szCs w:val="20"/>
              </w:rPr>
              <w:t>Moved to V13</w:t>
            </w:r>
          </w:p>
        </w:tc>
      </w:tr>
      <w:tr w:rsidR="00A33B21" w14:paraId="5C75D98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5F35F5" w14:textId="77777777" w:rsidR="00A33B21" w:rsidRDefault="00A33B21" w:rsidP="00D1073F">
            <w:pPr>
              <w:spacing w:before="0" w:after="100" w:line="196" w:lineRule="auto"/>
              <w:jc w:val="center"/>
            </w:pPr>
            <w:r>
              <w:rPr>
                <w:b/>
                <w:color w:val="FFFFFF"/>
                <w:sz w:val="20"/>
                <w:szCs w:val="20"/>
                <w:shd w:val="clear" w:color="auto" w:fill="A5A5A5"/>
              </w:rPr>
              <w:t>8.2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A5D669" w14:textId="77777777" w:rsidR="00A33B21" w:rsidRDefault="00A33B21" w:rsidP="00D1073F">
            <w:pPr>
              <w:spacing w:before="0" w:line="240" w:lineRule="auto"/>
            </w:pPr>
            <w:r>
              <w:rPr>
                <w:sz w:val="20"/>
                <w:szCs w:val="20"/>
              </w:rPr>
              <w:t>Verify that all error handling is performed on trusted devices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1F7541"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E202CC"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923130" w14:textId="77777777" w:rsidR="00A33B21" w:rsidRDefault="00A33B21" w:rsidP="00D1073F">
            <w:pPr>
              <w:spacing w:before="0" w:line="240" w:lineRule="auto"/>
            </w:pPr>
            <w:r>
              <w:rPr>
                <w:sz w:val="20"/>
                <w:szCs w:val="20"/>
              </w:rPr>
              <w:t>Deprecated</w:t>
            </w:r>
          </w:p>
        </w:tc>
      </w:tr>
      <w:tr w:rsidR="00A33B21" w14:paraId="13C4B6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27CB44" w14:textId="77777777" w:rsidR="00A33B21" w:rsidRDefault="00A33B21" w:rsidP="00D1073F">
            <w:pPr>
              <w:spacing w:before="0" w:after="100" w:line="196" w:lineRule="auto"/>
              <w:jc w:val="center"/>
            </w:pPr>
            <w:r>
              <w:rPr>
                <w:b/>
                <w:color w:val="FFFFFF"/>
                <w:sz w:val="20"/>
                <w:szCs w:val="20"/>
                <w:shd w:val="clear" w:color="auto" w:fill="A5A5A5"/>
              </w:rPr>
              <w:t>8.3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1ADCFC4" w14:textId="77777777" w:rsidR="00A33B21" w:rsidRDefault="00A33B21" w:rsidP="00D1073F">
            <w:pPr>
              <w:spacing w:before="0" w:line="240" w:lineRule="auto"/>
            </w:pPr>
            <w:r>
              <w:rPr>
                <w:sz w:val="20"/>
                <w:szCs w:val="20"/>
              </w:rPr>
              <w:t xml:space="preserve">Verify that all logging controls </w:t>
            </w:r>
            <w:proofErr w:type="gramStart"/>
            <w:r>
              <w:rPr>
                <w:sz w:val="20"/>
                <w:szCs w:val="20"/>
              </w:rPr>
              <w:t>are implemented</w:t>
            </w:r>
            <w:proofErr w:type="gramEnd"/>
            <w:r>
              <w:rPr>
                <w:sz w:val="20"/>
                <w:szCs w:val="20"/>
              </w:rPr>
              <w:t xml:space="preserve"> on the server.</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084070"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CBEF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55DB23" w14:textId="77777777" w:rsidR="00A33B21" w:rsidRDefault="00A33B21" w:rsidP="00D1073F">
            <w:pPr>
              <w:spacing w:before="0" w:line="240" w:lineRule="auto"/>
            </w:pPr>
            <w:r>
              <w:rPr>
                <w:sz w:val="20"/>
                <w:szCs w:val="20"/>
              </w:rPr>
              <w:t>Became a more generic architectural control V1.13</w:t>
            </w:r>
          </w:p>
        </w:tc>
      </w:tr>
      <w:tr w:rsidR="00A33B21" w14:paraId="5FF6B35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C8A6B2A" w14:textId="77777777" w:rsidR="00A33B21" w:rsidRDefault="00A33B21" w:rsidP="00D1073F">
            <w:pPr>
              <w:spacing w:before="0" w:after="100" w:line="196" w:lineRule="auto"/>
              <w:jc w:val="center"/>
            </w:pPr>
            <w:r>
              <w:rPr>
                <w:b/>
                <w:color w:val="FFFFFF"/>
                <w:sz w:val="20"/>
                <w:szCs w:val="20"/>
                <w:shd w:val="clear" w:color="auto" w:fill="A5A5A5"/>
              </w:rPr>
              <w:t>8.9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E3027" w14:textId="77777777" w:rsidR="00A33B21" w:rsidRDefault="00A33B21" w:rsidP="00D1073F">
            <w:pPr>
              <w:spacing w:before="0" w:line="240" w:lineRule="auto"/>
            </w:pPr>
            <w:r>
              <w:rPr>
                <w:sz w:val="20"/>
                <w:szCs w:val="20"/>
              </w:rPr>
              <w:t xml:space="preserve">Verify that there is a single application-level logging implementation that </w:t>
            </w:r>
            <w:proofErr w:type="gramStart"/>
            <w:r>
              <w:rPr>
                <w:sz w:val="20"/>
                <w:szCs w:val="20"/>
              </w:rPr>
              <w:t>is used</w:t>
            </w:r>
            <w:proofErr w:type="gramEnd"/>
            <w:r>
              <w:rPr>
                <w:sz w:val="20"/>
                <w:szCs w:val="20"/>
              </w:rPr>
              <w:t xml:space="preserve"> by the software.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CA38C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F15115"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C07934" w14:textId="77777777" w:rsidR="00A33B21" w:rsidRDefault="00A33B21" w:rsidP="00D1073F">
            <w:pPr>
              <w:spacing w:before="0" w:line="240" w:lineRule="auto"/>
            </w:pPr>
            <w:r>
              <w:rPr>
                <w:sz w:val="20"/>
                <w:szCs w:val="20"/>
              </w:rPr>
              <w:t>Became a more generic architectural control V1.13</w:t>
            </w:r>
          </w:p>
        </w:tc>
      </w:tr>
      <w:tr w:rsidR="00A33B21" w14:paraId="37AFB05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64B8061" w14:textId="77777777" w:rsidR="00A33B21" w:rsidRDefault="00A33B21" w:rsidP="00D1073F">
            <w:pPr>
              <w:spacing w:before="0" w:after="100" w:line="196" w:lineRule="auto"/>
              <w:jc w:val="center"/>
            </w:pPr>
            <w:r>
              <w:rPr>
                <w:b/>
                <w:color w:val="FFFFFF"/>
                <w:sz w:val="20"/>
                <w:szCs w:val="20"/>
                <w:shd w:val="clear" w:color="auto" w:fill="A5A5A5"/>
              </w:rPr>
              <w:t>8.11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8C64D" w14:textId="77777777" w:rsidR="00A33B21" w:rsidRDefault="00A33B21" w:rsidP="00D1073F">
            <w:pPr>
              <w:spacing w:before="0" w:line="240" w:lineRule="auto"/>
            </w:pPr>
            <w:r>
              <w:rPr>
                <w:sz w:val="20"/>
                <w:szCs w:val="20"/>
              </w:rPr>
              <w:t xml:space="preserve">Verify that a log analysis tool is available which allows the analyst to search for log events based on combinations of search criteria across all fields in the log record </w:t>
            </w:r>
            <w:r>
              <w:rPr>
                <w:sz w:val="20"/>
                <w:szCs w:val="20"/>
              </w:rPr>
              <w:lastRenderedPageBreak/>
              <w:t>format supported by this system.</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F2C7999" w14:textId="77777777" w:rsidR="00A33B21" w:rsidRDefault="00A33B21" w:rsidP="00D1073F">
            <w:pPr>
              <w:spacing w:before="0" w:line="240" w:lineRule="auto"/>
              <w:jc w:val="center"/>
            </w:pPr>
            <w:r>
              <w:rPr>
                <w:sz w:val="20"/>
                <w:szCs w:val="20"/>
              </w:rPr>
              <w:lastRenderedPageBreak/>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841C59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44FD20" w14:textId="77777777" w:rsidR="00A33B21" w:rsidRDefault="00A33B21" w:rsidP="00D1073F">
            <w:pPr>
              <w:spacing w:before="0" w:line="240" w:lineRule="auto"/>
            </w:pPr>
            <w:r>
              <w:rPr>
                <w:sz w:val="20"/>
                <w:szCs w:val="20"/>
              </w:rPr>
              <w:t>Removed as not required for secure software</w:t>
            </w:r>
          </w:p>
        </w:tc>
      </w:tr>
      <w:tr w:rsidR="00A33B21" w14:paraId="1EDB947B"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0C8285" w14:textId="77777777" w:rsidR="00A33B21" w:rsidRDefault="00A33B21" w:rsidP="00D1073F">
            <w:pPr>
              <w:spacing w:before="0" w:after="100" w:line="196" w:lineRule="auto"/>
              <w:jc w:val="center"/>
            </w:pPr>
            <w:r>
              <w:rPr>
                <w:b/>
                <w:color w:val="FFFFFF"/>
                <w:sz w:val="20"/>
                <w:szCs w:val="20"/>
                <w:shd w:val="clear" w:color="auto" w:fill="A5A5A5"/>
              </w:rPr>
              <w:lastRenderedPageBreak/>
              <w:t>8.12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F819C1" w14:textId="77777777" w:rsidR="00A33B21" w:rsidRDefault="00A33B21" w:rsidP="00D1073F">
            <w:pPr>
              <w:spacing w:before="0" w:line="240" w:lineRule="auto"/>
            </w:pPr>
            <w:r>
              <w:rPr>
                <w:sz w:val="20"/>
                <w:szCs w:val="20"/>
              </w:rPr>
              <w:t xml:space="preserve">Verify that all code implementing or using error handling and logging controls </w:t>
            </w:r>
            <w:proofErr w:type="gramStart"/>
            <w:r>
              <w:rPr>
                <w:sz w:val="20"/>
                <w:szCs w:val="20"/>
              </w:rPr>
              <w:t>is not affected</w:t>
            </w:r>
            <w:proofErr w:type="gramEnd"/>
            <w:r>
              <w:rPr>
                <w:sz w:val="20"/>
                <w:szCs w:val="20"/>
              </w:rPr>
              <w:t xml:space="preserve">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01017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A211EA" w14:textId="77777777" w:rsidR="00A33B21" w:rsidRDefault="00A33B21" w:rsidP="00D1073F">
            <w:pPr>
              <w:spacing w:before="0" w:line="240" w:lineRule="auto"/>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E961620" w14:textId="77777777" w:rsidR="00A33B21" w:rsidRDefault="00A33B21" w:rsidP="00D1073F">
            <w:pPr>
              <w:spacing w:before="0" w:line="240" w:lineRule="auto"/>
            </w:pPr>
            <w:r>
              <w:rPr>
                <w:sz w:val="20"/>
                <w:szCs w:val="20"/>
              </w:rPr>
              <w:t>Moved to V13 Malicious Controls</w:t>
            </w:r>
          </w:p>
        </w:tc>
      </w:tr>
      <w:tr w:rsidR="00A33B21" w14:paraId="3CB38FF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8DBF7C4" w14:textId="77777777" w:rsidR="00A33B21" w:rsidRDefault="00A33B21" w:rsidP="00D1073F">
            <w:pPr>
              <w:spacing w:before="0" w:after="100" w:line="196" w:lineRule="auto"/>
              <w:jc w:val="center"/>
            </w:pPr>
            <w:r>
              <w:rPr>
                <w:b/>
                <w:color w:val="FFFFFF"/>
                <w:sz w:val="20"/>
                <w:szCs w:val="20"/>
                <w:shd w:val="clear" w:color="auto" w:fill="A5A5A5"/>
              </w:rPr>
              <w:t>8.15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9BD062C" w14:textId="77777777" w:rsidR="00A33B21" w:rsidRDefault="00A33B21" w:rsidP="00D1073F">
            <w:pPr>
              <w:spacing w:before="0" w:line="240" w:lineRule="auto"/>
            </w:pPr>
            <w:r>
              <w:rPr>
                <w:sz w:val="20"/>
                <w:szCs w:val="20"/>
              </w:rPr>
              <w:t xml:space="preserve">Verify that logging </w:t>
            </w:r>
            <w:proofErr w:type="gramStart"/>
            <w:r>
              <w:rPr>
                <w:sz w:val="20"/>
                <w:szCs w:val="20"/>
              </w:rPr>
              <w:t>is performed</w:t>
            </w:r>
            <w:proofErr w:type="gramEnd"/>
            <w:r>
              <w:rPr>
                <w:sz w:val="20"/>
                <w:szCs w:val="20"/>
              </w:rPr>
              <w:t xml:space="preserve"> before executing the transaction. If logging was unsuccessful (e.g. disk full, insufficient permissions) the application fails safe. This is for when integrity and non-repudiation are </w:t>
            </w:r>
            <w:proofErr w:type="gramStart"/>
            <w:r>
              <w:rPr>
                <w:sz w:val="20"/>
                <w:szCs w:val="20"/>
              </w:rPr>
              <w:t>a must</w:t>
            </w:r>
            <w:proofErr w:type="gramEnd"/>
            <w:r>
              <w:rPr>
                <w:sz w:val="20"/>
                <w:szCs w:val="20"/>
              </w:rPr>
              <w: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A2BC5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21620D"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BB68E2" w14:textId="77777777" w:rsidR="00A33B21" w:rsidRDefault="00A33B21" w:rsidP="00D1073F">
            <w:pPr>
              <w:spacing w:before="0" w:line="240" w:lineRule="auto"/>
            </w:pPr>
            <w:r>
              <w:rPr>
                <w:sz w:val="20"/>
                <w:szCs w:val="20"/>
              </w:rPr>
              <w:t>Removed as too detailed a control that would only be applicable to small percentage of all apps</w:t>
            </w:r>
          </w:p>
        </w:tc>
      </w:tr>
      <w:tr w:rsidR="00A33B21" w14:paraId="21423AB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A7369F" w14:textId="77777777" w:rsidR="00A33B21" w:rsidRDefault="00A33B21" w:rsidP="00D1073F">
            <w:pPr>
              <w:spacing w:before="0" w:after="100" w:line="196" w:lineRule="auto"/>
              <w:jc w:val="center"/>
            </w:pPr>
            <w:r>
              <w:rPr>
                <w:b/>
                <w:color w:val="FFFFFF"/>
                <w:sz w:val="20"/>
                <w:szCs w:val="20"/>
                <w:shd w:val="clear" w:color="auto" w:fill="A5A5A5"/>
              </w:rPr>
              <w:t>10.2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E75291" w14:textId="77777777" w:rsidR="00A33B21" w:rsidRDefault="00A33B21" w:rsidP="00D1073F">
            <w:pPr>
              <w:spacing w:before="0" w:line="240" w:lineRule="auto"/>
            </w:pPr>
            <w:r>
              <w:rPr>
                <w:sz w:val="20"/>
                <w:szCs w:val="20"/>
              </w:rPr>
              <w:t>Verify that failed TLS connections do not fall back to an insecure HTTP connection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577897"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BA12A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692878" w14:textId="77777777" w:rsidR="00A33B21" w:rsidRDefault="00A33B21" w:rsidP="00D1073F">
            <w:pPr>
              <w:spacing w:before="0" w:line="240" w:lineRule="auto"/>
            </w:pPr>
            <w:r>
              <w:rPr>
                <w:sz w:val="20"/>
                <w:szCs w:val="20"/>
              </w:rPr>
              <w:t>Merged with 10.3</w:t>
            </w:r>
          </w:p>
        </w:tc>
      </w:tr>
      <w:tr w:rsidR="00A33B21" w14:paraId="3B5BD093"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4D458E1" w14:textId="77777777" w:rsidR="00A33B21" w:rsidRDefault="00A33B21" w:rsidP="00D1073F">
            <w:pPr>
              <w:spacing w:before="0" w:after="100" w:line="196" w:lineRule="auto"/>
              <w:jc w:val="center"/>
            </w:pPr>
            <w:r>
              <w:rPr>
                <w:b/>
                <w:color w:val="FFFFFF"/>
                <w:sz w:val="20"/>
                <w:szCs w:val="20"/>
                <w:shd w:val="clear" w:color="auto" w:fill="A5A5A5"/>
              </w:rPr>
              <w:t>10.7</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6258A6" w14:textId="77777777" w:rsidR="00A33B21" w:rsidRDefault="00A33B21" w:rsidP="00D1073F">
            <w:pPr>
              <w:spacing w:before="0" w:line="240" w:lineRule="auto"/>
            </w:pPr>
            <w:r>
              <w:rPr>
                <w:sz w:val="20"/>
                <w:szCs w:val="20"/>
              </w:rPr>
              <w:t>Verify that all connections to external systems that involve sensitive information or functions use an account that has been set up to have the minimum privileges necessary for the application to function properly</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EFB8E4"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4BB79"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3E8F716" w14:textId="77777777" w:rsidR="00A33B21" w:rsidRDefault="00A33B21" w:rsidP="00D1073F">
            <w:pPr>
              <w:spacing w:before="0" w:line="240" w:lineRule="auto"/>
            </w:pPr>
          </w:p>
        </w:tc>
      </w:tr>
      <w:tr w:rsidR="00A33B21" w14:paraId="548B2B9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C5D591D" w14:textId="77777777" w:rsidR="00A33B21" w:rsidRDefault="00A33B21" w:rsidP="00D1073F">
            <w:pPr>
              <w:spacing w:before="0" w:after="100" w:line="196" w:lineRule="auto"/>
              <w:jc w:val="center"/>
            </w:pPr>
            <w:r>
              <w:rPr>
                <w:b/>
                <w:color w:val="FFFFFF"/>
                <w:sz w:val="20"/>
                <w:szCs w:val="20"/>
                <w:shd w:val="clear" w:color="auto" w:fill="A5A5A5"/>
              </w:rPr>
              <w:t>10.9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43092D7" w14:textId="77777777" w:rsidR="00A33B21" w:rsidRDefault="00A33B21" w:rsidP="00D1073F">
            <w:pPr>
              <w:spacing w:before="0" w:line="240" w:lineRule="auto"/>
            </w:pPr>
            <w:r>
              <w:rPr>
                <w:sz w:val="20"/>
                <w:szCs w:val="20"/>
              </w:rPr>
              <w:t xml:space="preserve">Verify that specific character encodings </w:t>
            </w:r>
            <w:proofErr w:type="gramStart"/>
            <w:r>
              <w:rPr>
                <w:sz w:val="20"/>
                <w:szCs w:val="20"/>
              </w:rPr>
              <w:t>are defined</w:t>
            </w:r>
            <w:proofErr w:type="gramEnd"/>
            <w:r>
              <w:rPr>
                <w:sz w:val="20"/>
                <w:szCs w:val="20"/>
              </w:rPr>
              <w:t xml:space="preserve"> for all connections (e.g., UTF-8).</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67E0BC3"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960085"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9ECF7F" w14:textId="77777777" w:rsidR="00A33B21" w:rsidRDefault="00A33B21" w:rsidP="00D1073F">
            <w:pPr>
              <w:spacing w:before="0" w:line="240" w:lineRule="auto"/>
            </w:pPr>
          </w:p>
        </w:tc>
      </w:tr>
      <w:tr w:rsidR="00A33B21" w14:paraId="421C339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A14A56F" w14:textId="77777777" w:rsidR="00A33B21" w:rsidRDefault="00A33B21" w:rsidP="00D1073F">
            <w:pPr>
              <w:spacing w:before="0" w:after="100" w:line="196" w:lineRule="auto"/>
              <w:jc w:val="center"/>
            </w:pPr>
            <w:r>
              <w:rPr>
                <w:b/>
                <w:color w:val="FFFFFF"/>
                <w:sz w:val="20"/>
                <w:szCs w:val="20"/>
                <w:shd w:val="clear" w:color="auto" w:fill="A5A5A5"/>
              </w:rPr>
              <w:t>V11.1</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B8226"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B5C91C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51F61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85B5016" w14:textId="77777777" w:rsidR="00A33B21" w:rsidRDefault="00A33B21" w:rsidP="00D1073F">
            <w:pPr>
              <w:spacing w:before="0" w:line="196" w:lineRule="auto"/>
              <w:jc w:val="center"/>
            </w:pPr>
          </w:p>
        </w:tc>
      </w:tr>
      <w:tr w:rsidR="00A33B21" w14:paraId="3018A9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EF3C1EE"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63A964"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2664AA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94BB7AC"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D21FBE" w14:textId="77777777" w:rsidR="00A33B21" w:rsidRDefault="00A33B21" w:rsidP="00D1073F">
            <w:pPr>
              <w:spacing w:before="0" w:line="196" w:lineRule="auto"/>
              <w:jc w:val="center"/>
            </w:pPr>
          </w:p>
        </w:tc>
      </w:tr>
      <w:tr w:rsidR="00A33B21" w14:paraId="231E259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1FAFAB" w14:textId="77777777" w:rsidR="00A33B21" w:rsidRDefault="00A33B21" w:rsidP="00D1073F">
            <w:pPr>
              <w:spacing w:before="0" w:after="100" w:line="196" w:lineRule="auto"/>
              <w:jc w:val="center"/>
            </w:pPr>
            <w:r>
              <w:rPr>
                <w:b/>
                <w:color w:val="FFFFFF"/>
                <w:sz w:val="20"/>
                <w:szCs w:val="20"/>
                <w:shd w:val="clear" w:color="auto" w:fill="A5A5A5"/>
              </w:rPr>
              <w:t>V11.5</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3A2F80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E130F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C37F08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91343D5" w14:textId="77777777" w:rsidR="00A33B21" w:rsidRDefault="00A33B21" w:rsidP="00D1073F">
            <w:pPr>
              <w:spacing w:before="0" w:line="196" w:lineRule="auto"/>
              <w:jc w:val="center"/>
            </w:pPr>
          </w:p>
        </w:tc>
      </w:tr>
      <w:tr w:rsidR="00A33B21" w14:paraId="72EB1D0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94B1D9" w14:textId="77777777" w:rsidR="00A33B21" w:rsidRDefault="00A33B21" w:rsidP="00D1073F">
            <w:pPr>
              <w:spacing w:before="0" w:after="100" w:line="196" w:lineRule="auto"/>
              <w:jc w:val="center"/>
            </w:pPr>
            <w:r>
              <w:rPr>
                <w:b/>
                <w:color w:val="FFFFFF"/>
                <w:sz w:val="20"/>
                <w:szCs w:val="20"/>
                <w:shd w:val="clear" w:color="auto" w:fill="A5A5A5"/>
              </w:rPr>
              <w:t>V11.6</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177C12D"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A3AB20B"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8CD098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CF3E027" w14:textId="77777777" w:rsidR="00A33B21" w:rsidRDefault="00A33B21" w:rsidP="00D1073F">
            <w:pPr>
              <w:spacing w:before="0" w:line="196" w:lineRule="auto"/>
              <w:jc w:val="center"/>
            </w:pPr>
          </w:p>
        </w:tc>
      </w:tr>
      <w:tr w:rsidR="00A33B21" w14:paraId="09FE98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0C53563" w14:textId="77777777" w:rsidR="00A33B21" w:rsidRDefault="00A33B21" w:rsidP="00D1073F">
            <w:pPr>
              <w:spacing w:before="0" w:after="100" w:line="196" w:lineRule="auto"/>
              <w:jc w:val="center"/>
            </w:pPr>
            <w:r>
              <w:rPr>
                <w:b/>
                <w:color w:val="FFFFFF"/>
                <w:sz w:val="20"/>
                <w:szCs w:val="20"/>
                <w:shd w:val="clear" w:color="auto" w:fill="A5A5A5"/>
              </w:rPr>
              <w:t>V11.7</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89DF872"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F51135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45EE57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795D44E" w14:textId="77777777" w:rsidR="00A33B21" w:rsidRDefault="00A33B21" w:rsidP="00D1073F">
            <w:pPr>
              <w:spacing w:before="0" w:line="196" w:lineRule="auto"/>
              <w:jc w:val="center"/>
            </w:pPr>
          </w:p>
        </w:tc>
      </w:tr>
      <w:tr w:rsidR="00A33B21" w14:paraId="0BC6EFD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72DD42D" w14:textId="77777777" w:rsidR="00A33B21" w:rsidRDefault="00A33B21" w:rsidP="00D1073F">
            <w:pPr>
              <w:spacing w:before="0" w:after="100" w:line="196" w:lineRule="auto"/>
              <w:jc w:val="center"/>
            </w:pPr>
            <w:r>
              <w:rPr>
                <w:b/>
                <w:color w:val="FFFFFF"/>
                <w:sz w:val="20"/>
                <w:szCs w:val="20"/>
                <w:shd w:val="clear" w:color="auto" w:fill="A5A5A5"/>
              </w:rPr>
              <w:t>V11.8</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4317C1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736675"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B2E955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524B1D5" w14:textId="77777777" w:rsidR="00A33B21" w:rsidRDefault="00A33B21" w:rsidP="00D1073F">
            <w:pPr>
              <w:spacing w:before="0" w:line="196" w:lineRule="auto"/>
              <w:jc w:val="center"/>
            </w:pPr>
          </w:p>
        </w:tc>
      </w:tr>
      <w:tr w:rsidR="00A33B21" w14:paraId="79F4C8D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EB5B60"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D5708"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1A089A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6CC900D"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0BEFCCB" w14:textId="77777777" w:rsidR="00A33B21" w:rsidRDefault="00A33B21" w:rsidP="00D1073F">
            <w:pPr>
              <w:spacing w:before="0" w:line="196" w:lineRule="auto"/>
              <w:jc w:val="center"/>
            </w:pPr>
          </w:p>
        </w:tc>
      </w:tr>
      <w:tr w:rsidR="00A33B21" w14:paraId="30186531"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EC8E84C" w14:textId="77777777" w:rsidR="00A33B21" w:rsidRDefault="00A33B21" w:rsidP="00D1073F">
            <w:pPr>
              <w:spacing w:before="0" w:after="100" w:line="196" w:lineRule="auto"/>
              <w:jc w:val="center"/>
            </w:pPr>
            <w:r>
              <w:rPr>
                <w:b/>
                <w:color w:val="FFFFFF"/>
                <w:sz w:val="20"/>
                <w:szCs w:val="20"/>
                <w:shd w:val="clear" w:color="auto" w:fill="A5A5A5"/>
              </w:rPr>
              <w:t>V13.1</w:t>
            </w:r>
          </w:p>
        </w:tc>
        <w:tc>
          <w:tcPr>
            <w:tcW w:w="4665" w:type="dxa"/>
            <w:shd w:val="clear" w:color="auto" w:fill="EDEDED"/>
            <w:tcMar>
              <w:top w:w="60" w:type="dxa"/>
              <w:left w:w="60" w:type="dxa"/>
              <w:bottom w:w="60" w:type="dxa"/>
              <w:right w:w="60" w:type="dxa"/>
            </w:tcMar>
          </w:tcPr>
          <w:p w14:paraId="3C84748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076BBAD"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260ABFE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56FE106" w14:textId="77777777" w:rsidR="00A33B21" w:rsidRDefault="00A33B21" w:rsidP="00D1073F">
            <w:pPr>
              <w:spacing w:before="0" w:line="196" w:lineRule="auto"/>
              <w:jc w:val="center"/>
            </w:pPr>
          </w:p>
        </w:tc>
      </w:tr>
      <w:tr w:rsidR="00A33B21" w14:paraId="4F9D9C9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2EEE39D" w14:textId="77777777" w:rsidR="00A33B21" w:rsidRDefault="00A33B21" w:rsidP="00D1073F">
            <w:pPr>
              <w:spacing w:before="0" w:after="100" w:line="196" w:lineRule="auto"/>
              <w:jc w:val="center"/>
            </w:pPr>
            <w:r>
              <w:rPr>
                <w:b/>
                <w:color w:val="FFFFFF"/>
                <w:sz w:val="20"/>
                <w:szCs w:val="20"/>
                <w:shd w:val="clear" w:color="auto" w:fill="A5A5A5"/>
              </w:rPr>
              <w:t>V13.2</w:t>
            </w:r>
          </w:p>
        </w:tc>
        <w:tc>
          <w:tcPr>
            <w:tcW w:w="4665" w:type="dxa"/>
            <w:shd w:val="clear" w:color="auto" w:fill="EDEDED"/>
            <w:tcMar>
              <w:top w:w="60" w:type="dxa"/>
              <w:left w:w="60" w:type="dxa"/>
              <w:bottom w:w="60" w:type="dxa"/>
              <w:right w:w="60" w:type="dxa"/>
            </w:tcMar>
          </w:tcPr>
          <w:p w14:paraId="119EDD9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6A6F439"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DF3DB7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F364263" w14:textId="77777777" w:rsidR="00A33B21" w:rsidRDefault="00A33B21" w:rsidP="00D1073F">
            <w:pPr>
              <w:spacing w:before="0" w:line="196" w:lineRule="auto"/>
              <w:jc w:val="center"/>
            </w:pPr>
          </w:p>
        </w:tc>
      </w:tr>
      <w:tr w:rsidR="00A33B21" w14:paraId="513E3275"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C8E2C44" w14:textId="77777777" w:rsidR="00A33B21" w:rsidRDefault="00A33B21" w:rsidP="00D1073F">
            <w:pPr>
              <w:spacing w:before="0" w:after="100" w:line="196" w:lineRule="auto"/>
              <w:jc w:val="center"/>
            </w:pPr>
            <w:r>
              <w:rPr>
                <w:b/>
                <w:color w:val="FFFFFF"/>
                <w:sz w:val="20"/>
                <w:szCs w:val="20"/>
                <w:shd w:val="clear" w:color="auto" w:fill="A5A5A5"/>
              </w:rPr>
              <w:lastRenderedPageBreak/>
              <w:t>V13.3</w:t>
            </w:r>
          </w:p>
        </w:tc>
        <w:tc>
          <w:tcPr>
            <w:tcW w:w="4665" w:type="dxa"/>
            <w:shd w:val="clear" w:color="auto" w:fill="EDEDED"/>
            <w:tcMar>
              <w:top w:w="60" w:type="dxa"/>
              <w:left w:w="60" w:type="dxa"/>
              <w:bottom w:w="60" w:type="dxa"/>
              <w:right w:w="60" w:type="dxa"/>
            </w:tcMar>
          </w:tcPr>
          <w:p w14:paraId="254528DC"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93D5902"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18CA0CD"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B01DB13" w14:textId="77777777" w:rsidR="00A33B21" w:rsidRDefault="00A33B21" w:rsidP="00D1073F">
            <w:pPr>
              <w:spacing w:before="0" w:line="196" w:lineRule="auto"/>
              <w:jc w:val="center"/>
            </w:pPr>
          </w:p>
        </w:tc>
      </w:tr>
      <w:tr w:rsidR="00A33B21" w14:paraId="2B7EB44B"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5A228214" w14:textId="77777777" w:rsidR="00A33B21" w:rsidRDefault="00A33B21" w:rsidP="00D1073F">
            <w:pPr>
              <w:spacing w:before="0" w:after="100" w:line="196" w:lineRule="auto"/>
              <w:jc w:val="center"/>
            </w:pPr>
            <w:r>
              <w:rPr>
                <w:b/>
                <w:color w:val="FFFFFF"/>
                <w:sz w:val="20"/>
                <w:szCs w:val="20"/>
                <w:shd w:val="clear" w:color="auto" w:fill="A5A5A5"/>
              </w:rPr>
              <w:t>V13.4</w:t>
            </w:r>
          </w:p>
        </w:tc>
        <w:tc>
          <w:tcPr>
            <w:tcW w:w="4665" w:type="dxa"/>
            <w:shd w:val="clear" w:color="auto" w:fill="EDEDED"/>
            <w:tcMar>
              <w:top w:w="60" w:type="dxa"/>
              <w:left w:w="60" w:type="dxa"/>
              <w:bottom w:w="60" w:type="dxa"/>
              <w:right w:w="60" w:type="dxa"/>
            </w:tcMar>
          </w:tcPr>
          <w:p w14:paraId="78E50F5B"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068B0AF3"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F2FCD8B"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7ED08FE" w14:textId="77777777" w:rsidR="00A33B21" w:rsidRDefault="00A33B21" w:rsidP="00D1073F">
            <w:pPr>
              <w:spacing w:before="0" w:line="196" w:lineRule="auto"/>
              <w:jc w:val="center"/>
            </w:pPr>
          </w:p>
        </w:tc>
      </w:tr>
      <w:tr w:rsidR="00A33B21" w14:paraId="62749BB7"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6D767AE" w14:textId="77777777" w:rsidR="00A33B21" w:rsidRDefault="00A33B21" w:rsidP="00D1073F">
            <w:pPr>
              <w:spacing w:before="0" w:after="100" w:line="196" w:lineRule="auto"/>
              <w:jc w:val="center"/>
            </w:pPr>
            <w:r>
              <w:rPr>
                <w:b/>
                <w:color w:val="FFFFFF"/>
                <w:sz w:val="20"/>
                <w:szCs w:val="20"/>
                <w:shd w:val="clear" w:color="auto" w:fill="A5A5A5"/>
              </w:rPr>
              <w:t>V13.5</w:t>
            </w:r>
          </w:p>
        </w:tc>
        <w:tc>
          <w:tcPr>
            <w:tcW w:w="4665" w:type="dxa"/>
            <w:shd w:val="clear" w:color="auto" w:fill="EDEDED"/>
            <w:tcMar>
              <w:top w:w="60" w:type="dxa"/>
              <w:left w:w="60" w:type="dxa"/>
              <w:bottom w:w="60" w:type="dxa"/>
              <w:right w:w="60" w:type="dxa"/>
            </w:tcMar>
          </w:tcPr>
          <w:p w14:paraId="00B14E2A"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2D104D78"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6578AE83"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1CBCC97" w14:textId="77777777" w:rsidR="00A33B21" w:rsidRDefault="00A33B21" w:rsidP="00D1073F">
            <w:pPr>
              <w:spacing w:before="0" w:line="196" w:lineRule="auto"/>
              <w:jc w:val="center"/>
            </w:pPr>
          </w:p>
        </w:tc>
      </w:tr>
      <w:tr w:rsidR="00A33B21" w14:paraId="4AD513D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2E8693AC" w14:textId="77777777" w:rsidR="00A33B21" w:rsidRDefault="00A33B21" w:rsidP="00D1073F">
            <w:pPr>
              <w:spacing w:before="0" w:after="100" w:line="196" w:lineRule="auto"/>
              <w:jc w:val="center"/>
            </w:pPr>
            <w:r>
              <w:rPr>
                <w:b/>
                <w:color w:val="FFFFFF"/>
                <w:sz w:val="20"/>
                <w:szCs w:val="20"/>
                <w:shd w:val="clear" w:color="auto" w:fill="A5A5A5"/>
              </w:rPr>
              <w:t>V13.6</w:t>
            </w:r>
          </w:p>
        </w:tc>
        <w:tc>
          <w:tcPr>
            <w:tcW w:w="4665" w:type="dxa"/>
            <w:shd w:val="clear" w:color="auto" w:fill="EDEDED"/>
            <w:tcMar>
              <w:top w:w="60" w:type="dxa"/>
              <w:left w:w="60" w:type="dxa"/>
              <w:bottom w:w="60" w:type="dxa"/>
              <w:right w:w="60" w:type="dxa"/>
            </w:tcMar>
          </w:tcPr>
          <w:p w14:paraId="7BDBFF4E"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1DE3AAA"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057D51D2"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3B89266" w14:textId="77777777" w:rsidR="00A33B21" w:rsidRDefault="00A33B21" w:rsidP="00D1073F">
            <w:pPr>
              <w:spacing w:before="0" w:line="196" w:lineRule="auto"/>
              <w:jc w:val="center"/>
            </w:pPr>
          </w:p>
        </w:tc>
      </w:tr>
      <w:tr w:rsidR="00A33B21" w14:paraId="6C511738"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B680A0E" w14:textId="77777777" w:rsidR="00A33B21" w:rsidRDefault="00A33B21" w:rsidP="00D1073F">
            <w:pPr>
              <w:spacing w:before="0" w:after="100" w:line="196" w:lineRule="auto"/>
              <w:jc w:val="center"/>
            </w:pPr>
            <w:r>
              <w:rPr>
                <w:b/>
                <w:color w:val="FFFFFF"/>
                <w:sz w:val="20"/>
                <w:szCs w:val="20"/>
                <w:shd w:val="clear" w:color="auto" w:fill="A5A5A5"/>
              </w:rPr>
              <w:t>V13.7</w:t>
            </w:r>
          </w:p>
        </w:tc>
        <w:tc>
          <w:tcPr>
            <w:tcW w:w="4665" w:type="dxa"/>
            <w:shd w:val="clear" w:color="auto" w:fill="EDEDED"/>
            <w:tcMar>
              <w:top w:w="60" w:type="dxa"/>
              <w:left w:w="60" w:type="dxa"/>
              <w:bottom w:w="60" w:type="dxa"/>
              <w:right w:w="60" w:type="dxa"/>
            </w:tcMar>
          </w:tcPr>
          <w:p w14:paraId="1156B63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698606C"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EB7FB48"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532FD026" w14:textId="77777777" w:rsidR="00A33B21" w:rsidRDefault="00A33B21" w:rsidP="00D1073F">
            <w:pPr>
              <w:spacing w:before="0" w:line="196" w:lineRule="auto"/>
              <w:jc w:val="center"/>
            </w:pPr>
          </w:p>
        </w:tc>
      </w:tr>
      <w:tr w:rsidR="00A33B21" w14:paraId="2B12A9D2"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7DF4C23D" w14:textId="77777777" w:rsidR="00A33B21" w:rsidRDefault="00A33B21" w:rsidP="00D1073F">
            <w:pPr>
              <w:spacing w:before="0" w:after="100" w:line="196" w:lineRule="auto"/>
              <w:jc w:val="center"/>
            </w:pPr>
            <w:r>
              <w:rPr>
                <w:b/>
                <w:color w:val="FFFFFF"/>
                <w:sz w:val="20"/>
                <w:szCs w:val="20"/>
                <w:shd w:val="clear" w:color="auto" w:fill="A5A5A5"/>
              </w:rPr>
              <w:t>V13.8</w:t>
            </w:r>
          </w:p>
        </w:tc>
        <w:tc>
          <w:tcPr>
            <w:tcW w:w="4665" w:type="dxa"/>
            <w:shd w:val="clear" w:color="auto" w:fill="EDEDED"/>
            <w:tcMar>
              <w:top w:w="60" w:type="dxa"/>
              <w:left w:w="60" w:type="dxa"/>
              <w:bottom w:w="60" w:type="dxa"/>
              <w:right w:w="60" w:type="dxa"/>
            </w:tcMar>
          </w:tcPr>
          <w:p w14:paraId="31CCAAF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3C711CF"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702EA65"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5E70760" w14:textId="77777777" w:rsidR="00A33B21" w:rsidRDefault="00A33B21" w:rsidP="00D1073F">
            <w:pPr>
              <w:spacing w:before="0" w:line="196" w:lineRule="auto"/>
              <w:jc w:val="center"/>
            </w:pPr>
          </w:p>
        </w:tc>
      </w:tr>
      <w:tr w:rsidR="00A33B21" w14:paraId="63A8BB90"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06099CC2" w14:textId="77777777" w:rsidR="00A33B21" w:rsidRDefault="00A33B21" w:rsidP="00D1073F">
            <w:pPr>
              <w:spacing w:before="0" w:after="100" w:line="196" w:lineRule="auto"/>
              <w:jc w:val="center"/>
            </w:pPr>
            <w:r>
              <w:rPr>
                <w:b/>
                <w:color w:val="FFFFFF"/>
                <w:sz w:val="20"/>
                <w:szCs w:val="20"/>
                <w:shd w:val="clear" w:color="auto" w:fill="A5A5A5"/>
              </w:rPr>
              <w:t>V13.9</w:t>
            </w:r>
          </w:p>
        </w:tc>
        <w:tc>
          <w:tcPr>
            <w:tcW w:w="4665" w:type="dxa"/>
            <w:shd w:val="clear" w:color="auto" w:fill="EDEDED"/>
            <w:tcMar>
              <w:top w:w="60" w:type="dxa"/>
              <w:left w:w="60" w:type="dxa"/>
              <w:bottom w:w="60" w:type="dxa"/>
              <w:right w:w="60" w:type="dxa"/>
            </w:tcMar>
          </w:tcPr>
          <w:p w14:paraId="39CF6C2F"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5761945"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EB44FDE"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668F5C0" w14:textId="77777777" w:rsidR="00A33B21" w:rsidRDefault="00A33B21" w:rsidP="00D1073F">
            <w:pPr>
              <w:spacing w:before="0" w:line="196" w:lineRule="auto"/>
              <w:jc w:val="center"/>
            </w:pPr>
          </w:p>
        </w:tc>
      </w:tr>
      <w:tr w:rsidR="00A33B21" w14:paraId="41669E9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3063F8" w14:textId="77777777" w:rsidR="00A33B21" w:rsidRDefault="00A33B21" w:rsidP="00D1073F">
            <w:pPr>
              <w:spacing w:before="0" w:after="100" w:line="196" w:lineRule="auto"/>
              <w:jc w:val="center"/>
            </w:pPr>
            <w:r>
              <w:rPr>
                <w:b/>
                <w:color w:val="FFFFFF"/>
                <w:sz w:val="20"/>
                <w:szCs w:val="20"/>
                <w:shd w:val="clear" w:color="auto" w:fill="A5A5A5"/>
              </w:rPr>
              <w:t>15.1-15.7 15.9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780712" w14:textId="77777777" w:rsidR="00A33B21" w:rsidRDefault="00A33B21" w:rsidP="00D1073F">
            <w:pPr>
              <w:spacing w:before="0" w:line="240" w:lineRule="auto"/>
            </w:pPr>
            <w:proofErr w:type="gramStart"/>
            <w:r>
              <w:rPr>
                <w:sz w:val="20"/>
                <w:szCs w:val="20"/>
              </w:rPr>
              <w:t>Business Logic Section.</w:t>
            </w:r>
            <w:proofErr w:type="gramEnd"/>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B41F8C"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E2B07D1"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D79B1E" w14:textId="77777777" w:rsidR="00A33B21" w:rsidRDefault="00A33B21" w:rsidP="00D1073F">
            <w:pPr>
              <w:spacing w:before="0" w:line="240" w:lineRule="auto"/>
            </w:pPr>
            <w:r>
              <w:rPr>
                <w:sz w:val="20"/>
                <w:szCs w:val="20"/>
              </w:rPr>
              <w:t xml:space="preserve">Most of section 15 </w:t>
            </w:r>
            <w:proofErr w:type="gramStart"/>
            <w:r>
              <w:rPr>
                <w:sz w:val="20"/>
                <w:szCs w:val="20"/>
              </w:rPr>
              <w:t>has been merged</w:t>
            </w:r>
            <w:proofErr w:type="gramEnd"/>
            <w:r>
              <w:rPr>
                <w:sz w:val="20"/>
                <w:szCs w:val="20"/>
              </w:rPr>
              <w:t xml:space="preserve"> into 15.8 and 15.10.</w:t>
            </w:r>
          </w:p>
        </w:tc>
      </w:tr>
      <w:tr w:rsidR="00A33B21" w14:paraId="107066D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8DF1F1D" w14:textId="77777777" w:rsidR="00A33B21" w:rsidRDefault="00A33B21" w:rsidP="00D1073F">
            <w:pPr>
              <w:spacing w:before="0" w:after="100" w:line="196" w:lineRule="auto"/>
              <w:jc w:val="center"/>
            </w:pPr>
            <w:r>
              <w:rPr>
                <w:b/>
                <w:color w:val="FFFFFF"/>
                <w:sz w:val="20"/>
                <w:szCs w:val="20"/>
                <w:shd w:val="clear" w:color="auto" w:fill="A5A5A5"/>
              </w:rPr>
              <w:t>15.11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B9529C" w14:textId="77777777" w:rsidR="00A33B21" w:rsidRDefault="00A33B21" w:rsidP="00D1073F">
            <w:pPr>
              <w:spacing w:before="0" w:line="240" w:lineRule="auto"/>
            </w:pPr>
            <w:r>
              <w:rPr>
                <w:sz w:val="20"/>
                <w:szCs w:val="20"/>
              </w:rPr>
              <w:t>Verify that the application covers off risks associated with Spoofing, Tampering, Repudiation, Information Disclosure, and Elevation of privilege (STRIDE).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A2F18E" w14:textId="77777777" w:rsidR="00A33B21" w:rsidRDefault="00A33B21" w:rsidP="00D1073F">
            <w:pPr>
              <w:spacing w:before="0" w:line="240" w:lineRule="auto"/>
              <w:jc w:val="center"/>
            </w:pPr>
            <w:r>
              <w:rPr>
                <w:sz w:val="20"/>
                <w:szCs w:val="20"/>
              </w:rPr>
              <w:t>Duplicate</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19A7FB"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4E2864" w14:textId="77777777" w:rsidR="00A33B21" w:rsidRDefault="00A33B21" w:rsidP="00D1073F">
            <w:pPr>
              <w:spacing w:before="0" w:line="240" w:lineRule="auto"/>
            </w:pPr>
            <w:proofErr w:type="gramStart"/>
            <w:r>
              <w:rPr>
                <w:sz w:val="20"/>
                <w:szCs w:val="20"/>
              </w:rPr>
              <w:t>Duplicated requirement.</w:t>
            </w:r>
            <w:proofErr w:type="gramEnd"/>
            <w:r>
              <w:rPr>
                <w:sz w:val="20"/>
                <w:szCs w:val="20"/>
              </w:rPr>
              <w:t xml:space="preserve"> Captured by V1.6</w:t>
            </w:r>
          </w:p>
        </w:tc>
      </w:tr>
      <w:tr w:rsidR="00A33B21" w14:paraId="090D3C5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326DA4B" w14:textId="77777777" w:rsidR="00A33B21" w:rsidRDefault="00A33B21" w:rsidP="00D1073F">
            <w:pPr>
              <w:spacing w:after="100" w:line="196" w:lineRule="auto"/>
              <w:jc w:val="center"/>
            </w:pPr>
            <w:r>
              <w:rPr>
                <w:b/>
                <w:color w:val="FFFFFF"/>
                <w:sz w:val="20"/>
                <w:szCs w:val="20"/>
                <w:shd w:val="clear" w:color="auto" w:fill="A5A5A5"/>
              </w:rPr>
              <w:t>16.4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9136F4" w14:textId="77777777" w:rsidR="00A33B21" w:rsidRDefault="00A33B21" w:rsidP="00D1073F">
            <w:pPr>
              <w:spacing w:before="0" w:line="240" w:lineRule="auto"/>
            </w:pPr>
            <w:r>
              <w:rPr>
                <w:sz w:val="20"/>
                <w:szCs w:val="20"/>
              </w:rPr>
              <w:t xml:space="preserve">Verify that parameters obtained from untrusted sources </w:t>
            </w:r>
            <w:proofErr w:type="gramStart"/>
            <w:r>
              <w:rPr>
                <w:sz w:val="20"/>
                <w:szCs w:val="20"/>
              </w:rPr>
              <w:t>are not used</w:t>
            </w:r>
            <w:proofErr w:type="gramEnd"/>
            <w:r>
              <w:rPr>
                <w:sz w:val="20"/>
                <w:szCs w:val="20"/>
              </w:rPr>
              <w:t xml:space="preserve"> in manipulating filenames, pathnames or any file system object without first being </w:t>
            </w:r>
            <w:proofErr w:type="spellStart"/>
            <w:r>
              <w:rPr>
                <w:sz w:val="20"/>
                <w:szCs w:val="20"/>
              </w:rPr>
              <w:t>canonicalized</w:t>
            </w:r>
            <w:proofErr w:type="spellEnd"/>
            <w:r>
              <w:rPr>
                <w:sz w:val="20"/>
                <w:szCs w:val="20"/>
              </w:rPr>
              <w:t xml:space="preserve"> and input validated to prevent local file inclusion attacks.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F601F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B6139C"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1B07F6" w14:textId="77777777" w:rsidR="00A33B21" w:rsidRDefault="00A33B21" w:rsidP="00D1073F">
            <w:pPr>
              <w:spacing w:before="0" w:line="240" w:lineRule="auto"/>
            </w:pPr>
            <w:r>
              <w:rPr>
                <w:sz w:val="20"/>
                <w:szCs w:val="20"/>
              </w:rPr>
              <w:t>Moved to V16.2</w:t>
            </w:r>
          </w:p>
        </w:tc>
      </w:tr>
      <w:tr w:rsidR="00A33B21" w14:paraId="7522E33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D18703" w14:textId="77777777" w:rsidR="00A33B21" w:rsidRDefault="00A33B21" w:rsidP="00D1073F">
            <w:pPr>
              <w:spacing w:after="100" w:line="196" w:lineRule="auto"/>
              <w:jc w:val="center"/>
            </w:pPr>
            <w:r>
              <w:rPr>
                <w:b/>
                <w:color w:val="FFFFFF"/>
                <w:sz w:val="20"/>
                <w:szCs w:val="20"/>
                <w:shd w:val="clear" w:color="auto" w:fill="A5A5A5"/>
              </w:rPr>
              <w:t>17.1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0356605" w14:textId="77777777" w:rsidR="00A33B21" w:rsidRDefault="00A33B21" w:rsidP="00D1073F">
            <w:pPr>
              <w:spacing w:before="0" w:line="240" w:lineRule="auto"/>
            </w:pPr>
            <w:r>
              <w:rPr>
                <w:sz w:val="20"/>
                <w:szCs w:val="20"/>
              </w:rPr>
              <w:t>Verify that the client validates SSL certificates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B977ED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E9103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1EC971" w14:textId="77777777" w:rsidR="00A33B21" w:rsidRDefault="00A33B21" w:rsidP="00D1073F">
            <w:pPr>
              <w:spacing w:before="0" w:line="240" w:lineRule="auto"/>
            </w:pPr>
            <w:proofErr w:type="gramStart"/>
            <w:r>
              <w:rPr>
                <w:sz w:val="20"/>
                <w:szCs w:val="20"/>
              </w:rPr>
              <w:t>Duplicated requirement.</w:t>
            </w:r>
            <w:proofErr w:type="gramEnd"/>
            <w:r>
              <w:rPr>
                <w:sz w:val="20"/>
                <w:szCs w:val="20"/>
              </w:rPr>
              <w:t xml:space="preserve"> General requirement already captured by V10.</w:t>
            </w:r>
          </w:p>
        </w:tc>
      </w:tr>
      <w:tr w:rsidR="00A33B21" w14:paraId="17B126E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74B0A4" w14:textId="77777777" w:rsidR="00A33B21" w:rsidRDefault="00A33B21" w:rsidP="00D1073F">
            <w:pPr>
              <w:spacing w:after="100" w:line="196" w:lineRule="auto"/>
              <w:jc w:val="center"/>
            </w:pPr>
            <w:r>
              <w:rPr>
                <w:b/>
                <w:color w:val="FFFFFF"/>
                <w:sz w:val="20"/>
                <w:szCs w:val="20"/>
                <w:shd w:val="clear" w:color="auto" w:fill="A5A5A5"/>
              </w:rPr>
              <w:t>V17.7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5A96BCD"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F998AB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06B4FE5"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E4CD9F" w14:textId="77777777" w:rsidR="00A33B21" w:rsidRDefault="00A33B21" w:rsidP="00D1073F">
            <w:pPr>
              <w:spacing w:before="0" w:line="196" w:lineRule="auto"/>
              <w:jc w:val="center"/>
            </w:pPr>
          </w:p>
        </w:tc>
      </w:tr>
      <w:tr w:rsidR="00A33B21" w14:paraId="5C42EA5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22E331B" w14:textId="77777777" w:rsidR="00A33B21" w:rsidRDefault="00A33B21" w:rsidP="00D1073F">
            <w:pPr>
              <w:spacing w:after="100" w:line="196" w:lineRule="auto"/>
              <w:jc w:val="center"/>
            </w:pPr>
            <w:r>
              <w:rPr>
                <w:b/>
                <w:color w:val="FFFFFF"/>
                <w:sz w:val="20"/>
                <w:szCs w:val="20"/>
                <w:shd w:val="clear" w:color="auto" w:fill="A5A5A5"/>
              </w:rPr>
              <w:t>V17.8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6B355A"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EA8D6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9403CE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06D4D7F" w14:textId="77777777" w:rsidR="00A33B21" w:rsidRDefault="00A33B21" w:rsidP="00D1073F">
            <w:pPr>
              <w:spacing w:before="0" w:line="196" w:lineRule="auto"/>
              <w:jc w:val="center"/>
            </w:pPr>
          </w:p>
        </w:tc>
      </w:tr>
      <w:tr w:rsidR="00A33B21" w14:paraId="0BC56A6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E24BFFC" w14:textId="77777777" w:rsidR="00A33B21" w:rsidRDefault="00A33B21" w:rsidP="00D1073F">
            <w:pPr>
              <w:spacing w:after="100" w:line="196" w:lineRule="auto"/>
              <w:jc w:val="center"/>
            </w:pPr>
            <w:r>
              <w:rPr>
                <w:b/>
                <w:color w:val="FFFFFF"/>
                <w:sz w:val="20"/>
                <w:szCs w:val="20"/>
                <w:shd w:val="clear" w:color="auto" w:fill="A5A5A5"/>
              </w:rPr>
              <w:t>V17.10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2E5D8C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6B90C0D"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41021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9DFDA46" w14:textId="77777777" w:rsidR="00A33B21" w:rsidRDefault="00A33B21" w:rsidP="00D1073F">
            <w:pPr>
              <w:spacing w:before="0" w:line="196" w:lineRule="auto"/>
              <w:jc w:val="center"/>
            </w:pPr>
          </w:p>
        </w:tc>
      </w:tr>
      <w:tr w:rsidR="00A33B21" w14:paraId="091C203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8FA306" w14:textId="77777777" w:rsidR="00A33B21" w:rsidRDefault="00A33B21" w:rsidP="00D1073F">
            <w:pPr>
              <w:spacing w:after="100" w:line="196" w:lineRule="auto"/>
              <w:jc w:val="center"/>
            </w:pPr>
            <w:r>
              <w:rPr>
                <w:b/>
                <w:color w:val="FFFFFF"/>
                <w:sz w:val="20"/>
                <w:szCs w:val="20"/>
                <w:shd w:val="clear" w:color="auto" w:fill="A5A5A5"/>
              </w:rPr>
              <w:t>V17.11</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46DDA1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554BE6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19870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15D0882" w14:textId="77777777" w:rsidR="00A33B21" w:rsidRDefault="00A33B21" w:rsidP="00D1073F">
            <w:pPr>
              <w:spacing w:before="0" w:line="196" w:lineRule="auto"/>
              <w:jc w:val="center"/>
            </w:pPr>
          </w:p>
        </w:tc>
      </w:tr>
      <w:tr w:rsidR="00A33B21" w14:paraId="2CD2D3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70CD8A4" w14:textId="77777777" w:rsidR="00A33B21" w:rsidRDefault="00A33B21" w:rsidP="00D1073F">
            <w:pPr>
              <w:spacing w:after="100" w:line="196" w:lineRule="auto"/>
              <w:jc w:val="center"/>
            </w:pPr>
            <w:r>
              <w:rPr>
                <w:b/>
                <w:color w:val="FFFFFF"/>
                <w:sz w:val="20"/>
                <w:szCs w:val="20"/>
                <w:shd w:val="clear" w:color="auto" w:fill="A5A5A5"/>
              </w:rPr>
              <w:t>V17.12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2DFCC5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E16D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B01B84"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A1C5AC3" w14:textId="77777777" w:rsidR="00A33B21" w:rsidRDefault="00A33B21" w:rsidP="00D1073F">
            <w:pPr>
              <w:spacing w:before="0" w:line="196" w:lineRule="auto"/>
              <w:jc w:val="center"/>
            </w:pPr>
          </w:p>
        </w:tc>
      </w:tr>
      <w:tr w:rsidR="00A33B21" w14:paraId="59937BA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065F68" w14:textId="77777777" w:rsidR="00A33B21" w:rsidRDefault="00A33B21" w:rsidP="00D1073F">
            <w:pPr>
              <w:spacing w:after="100" w:line="196" w:lineRule="auto"/>
              <w:jc w:val="center"/>
            </w:pPr>
            <w:r>
              <w:rPr>
                <w:b/>
                <w:color w:val="FFFFFF"/>
                <w:sz w:val="20"/>
                <w:szCs w:val="20"/>
                <w:shd w:val="clear" w:color="auto" w:fill="A5A5A5"/>
              </w:rPr>
              <w:lastRenderedPageBreak/>
              <w:t>V17.13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86EBF4"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D16BAF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C0E9E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E14EA9" w14:textId="77777777" w:rsidR="00A33B21" w:rsidRDefault="00A33B21" w:rsidP="00D1073F">
            <w:pPr>
              <w:spacing w:before="0" w:line="196" w:lineRule="auto"/>
              <w:jc w:val="center"/>
            </w:pPr>
          </w:p>
        </w:tc>
      </w:tr>
      <w:tr w:rsidR="00A33B21" w14:paraId="34D7E08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9FC1389" w14:textId="77777777" w:rsidR="00A33B21" w:rsidRDefault="00A33B21" w:rsidP="00D1073F">
            <w:pPr>
              <w:spacing w:after="100" w:line="196" w:lineRule="auto"/>
              <w:jc w:val="center"/>
            </w:pPr>
            <w:r>
              <w:rPr>
                <w:b/>
                <w:color w:val="FFFFFF"/>
                <w:sz w:val="20"/>
                <w:szCs w:val="20"/>
                <w:shd w:val="clear" w:color="auto" w:fill="A5A5A5"/>
              </w:rPr>
              <w:t>V17.14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861C07"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1EE074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39A9E6A"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DBC1E00" w14:textId="77777777" w:rsidR="00A33B21" w:rsidRDefault="00A33B21" w:rsidP="00D1073F">
            <w:pPr>
              <w:spacing w:before="0" w:line="196" w:lineRule="auto"/>
              <w:jc w:val="center"/>
            </w:pPr>
          </w:p>
        </w:tc>
      </w:tr>
      <w:tr w:rsidR="00A33B21" w14:paraId="0733FA9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8CCB477" w14:textId="77777777" w:rsidR="00A33B21" w:rsidRDefault="00A33B21" w:rsidP="00D1073F">
            <w:pPr>
              <w:spacing w:after="100" w:line="196" w:lineRule="auto"/>
              <w:jc w:val="center"/>
            </w:pPr>
            <w:r>
              <w:rPr>
                <w:b/>
                <w:color w:val="FFFFFF"/>
                <w:sz w:val="20"/>
                <w:szCs w:val="20"/>
                <w:shd w:val="clear" w:color="auto" w:fill="A5A5A5"/>
              </w:rPr>
              <w:t>V17.15</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341FE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AB7F51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E428B4F"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9E73DA1" w14:textId="77777777" w:rsidR="00A33B21" w:rsidRDefault="00A33B21" w:rsidP="00D1073F">
            <w:pPr>
              <w:spacing w:before="0" w:line="196" w:lineRule="auto"/>
              <w:jc w:val="center"/>
            </w:pPr>
          </w:p>
        </w:tc>
      </w:tr>
      <w:tr w:rsidR="00A33B21" w14:paraId="7E76B7A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20658A" w14:textId="77777777" w:rsidR="00A33B21" w:rsidRDefault="00A33B21" w:rsidP="00D1073F">
            <w:pPr>
              <w:spacing w:after="100" w:line="196" w:lineRule="auto"/>
              <w:jc w:val="center"/>
            </w:pPr>
            <w:r>
              <w:rPr>
                <w:b/>
                <w:color w:val="FFFFFF"/>
                <w:sz w:val="20"/>
                <w:szCs w:val="20"/>
                <w:shd w:val="clear" w:color="auto" w:fill="A5A5A5"/>
              </w:rPr>
              <w:t>V17.16</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5E4494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DD1E03"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AD52969"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2968F" w14:textId="77777777" w:rsidR="00A33B21" w:rsidRDefault="00A33B21" w:rsidP="00D1073F">
            <w:pPr>
              <w:spacing w:before="0" w:line="196" w:lineRule="auto"/>
              <w:jc w:val="center"/>
            </w:pPr>
          </w:p>
        </w:tc>
      </w:tr>
      <w:tr w:rsidR="00A33B21" w14:paraId="6861732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B6F6080" w14:textId="77777777" w:rsidR="00A33B21" w:rsidRDefault="00A33B21" w:rsidP="00D1073F">
            <w:pPr>
              <w:spacing w:after="100" w:line="196" w:lineRule="auto"/>
              <w:jc w:val="center"/>
            </w:pPr>
            <w:r>
              <w:rPr>
                <w:b/>
                <w:color w:val="FFFFFF"/>
                <w:sz w:val="20"/>
                <w:szCs w:val="20"/>
                <w:shd w:val="clear" w:color="auto" w:fill="A5A5A5"/>
              </w:rPr>
              <w:t>V17.17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AD5CD36"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72E921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A777C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3AA53E5" w14:textId="77777777" w:rsidR="00A33B21" w:rsidRDefault="00A33B21" w:rsidP="00D1073F">
            <w:pPr>
              <w:spacing w:before="0" w:line="196" w:lineRule="auto"/>
              <w:jc w:val="center"/>
            </w:pPr>
          </w:p>
        </w:tc>
      </w:tr>
      <w:tr w:rsidR="00A33B21" w14:paraId="385C924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D8B557D" w14:textId="77777777" w:rsidR="00A33B21" w:rsidRDefault="00A33B21" w:rsidP="00D1073F">
            <w:pPr>
              <w:spacing w:after="100" w:line="196" w:lineRule="auto"/>
              <w:jc w:val="center"/>
            </w:pPr>
            <w:r>
              <w:rPr>
                <w:b/>
                <w:color w:val="FFFFFF"/>
                <w:sz w:val="20"/>
                <w:szCs w:val="20"/>
                <w:shd w:val="clear" w:color="auto" w:fill="A5A5A5"/>
              </w:rPr>
              <w:t>V17.18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55B90B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CAF94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9C9A88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53226D" w14:textId="77777777" w:rsidR="00A33B21" w:rsidRDefault="00A33B21" w:rsidP="00D1073F">
            <w:pPr>
              <w:spacing w:before="0" w:line="196" w:lineRule="auto"/>
              <w:jc w:val="center"/>
            </w:pPr>
          </w:p>
        </w:tc>
      </w:tr>
      <w:tr w:rsidR="00A33B21" w14:paraId="1BD4DA3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2649019" w14:textId="77777777" w:rsidR="00A33B21" w:rsidRDefault="00A33B21" w:rsidP="00D1073F">
            <w:pPr>
              <w:spacing w:after="100" w:line="196" w:lineRule="auto"/>
              <w:jc w:val="center"/>
            </w:pPr>
            <w:r>
              <w:rPr>
                <w:b/>
                <w:color w:val="FFFFFF"/>
                <w:sz w:val="20"/>
                <w:szCs w:val="20"/>
                <w:shd w:val="clear" w:color="auto" w:fill="A5A5A5"/>
              </w:rPr>
              <w:t>V17.19</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6F8F4E8"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7D862B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34FD8D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93E0865" w14:textId="77777777" w:rsidR="00A33B21" w:rsidRDefault="00A33B21" w:rsidP="00D1073F">
            <w:pPr>
              <w:spacing w:before="0" w:line="196" w:lineRule="auto"/>
              <w:jc w:val="center"/>
            </w:pPr>
          </w:p>
        </w:tc>
      </w:tr>
      <w:tr w:rsidR="00A33B21" w14:paraId="1EC4443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C358ED" w14:textId="77777777" w:rsidR="00A33B21" w:rsidRDefault="00A33B21" w:rsidP="00D1073F">
            <w:pPr>
              <w:spacing w:after="100" w:line="196" w:lineRule="auto"/>
              <w:jc w:val="center"/>
            </w:pPr>
            <w:r>
              <w:rPr>
                <w:b/>
                <w:color w:val="FFFFFF"/>
                <w:sz w:val="20"/>
                <w:szCs w:val="20"/>
                <w:shd w:val="clear" w:color="auto" w:fill="A5A5A5"/>
              </w:rPr>
              <w:t>V17.20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374EB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8D4B64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36180D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E9755D2" w14:textId="77777777" w:rsidR="00A33B21" w:rsidRDefault="00A33B21" w:rsidP="00D1073F">
            <w:pPr>
              <w:spacing w:before="0" w:line="196" w:lineRule="auto"/>
              <w:jc w:val="center"/>
            </w:pPr>
          </w:p>
        </w:tc>
      </w:tr>
      <w:tr w:rsidR="00A33B21" w14:paraId="1126F9B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79AD2C" w14:textId="77777777" w:rsidR="00A33B21" w:rsidRDefault="00A33B21" w:rsidP="00D1073F">
            <w:pPr>
              <w:spacing w:after="100" w:line="196" w:lineRule="auto"/>
              <w:jc w:val="center"/>
            </w:pPr>
            <w:r>
              <w:rPr>
                <w:b/>
                <w:color w:val="FFFFFF"/>
                <w:sz w:val="20"/>
                <w:szCs w:val="20"/>
                <w:shd w:val="clear" w:color="auto" w:fill="A5A5A5"/>
              </w:rPr>
              <w:t>V17.22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F55DDB"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1E717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F423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B0D1D3A" w14:textId="77777777" w:rsidR="00A33B21" w:rsidRDefault="00A33B21" w:rsidP="00D1073F">
            <w:pPr>
              <w:spacing w:before="0" w:line="196" w:lineRule="auto"/>
              <w:jc w:val="center"/>
            </w:pPr>
          </w:p>
        </w:tc>
      </w:tr>
      <w:tr w:rsidR="00A33B21" w14:paraId="567F93F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F459095" w14:textId="77777777" w:rsidR="00A33B21" w:rsidRDefault="00A33B21" w:rsidP="00D1073F">
            <w:pPr>
              <w:spacing w:after="100" w:line="196" w:lineRule="auto"/>
              <w:jc w:val="center"/>
            </w:pPr>
            <w:r>
              <w:rPr>
                <w:b/>
                <w:color w:val="FFFFFF"/>
                <w:sz w:val="20"/>
                <w:szCs w:val="20"/>
                <w:shd w:val="clear" w:color="auto" w:fill="A5A5A5"/>
              </w:rPr>
              <w:t>V17.23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AC86E15"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634003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3F7DB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B70676" w14:textId="77777777" w:rsidR="00A33B21" w:rsidRDefault="00A33B21" w:rsidP="00D1073F">
            <w:pPr>
              <w:spacing w:before="0" w:line="196" w:lineRule="auto"/>
              <w:jc w:val="center"/>
            </w:pPr>
          </w:p>
        </w:tc>
      </w:tr>
      <w:tr w:rsidR="00A33B21" w14:paraId="7877F87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75B4B6E" w14:textId="77777777" w:rsidR="00A33B21" w:rsidRDefault="00A33B21" w:rsidP="00D1073F">
            <w:pPr>
              <w:spacing w:after="100" w:line="196" w:lineRule="auto"/>
              <w:jc w:val="center"/>
            </w:pPr>
            <w:r>
              <w:rPr>
                <w:b/>
                <w:color w:val="FFFFFF"/>
                <w:sz w:val="20"/>
                <w:szCs w:val="20"/>
                <w:shd w:val="clear" w:color="auto" w:fill="A5A5A5"/>
              </w:rPr>
              <w:t>V17.24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69B4B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646D7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6B7D02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B82BE0" w14:textId="77777777" w:rsidR="00A33B21" w:rsidRDefault="00A33B21" w:rsidP="00D1073F">
            <w:pPr>
              <w:spacing w:before="0" w:line="196" w:lineRule="auto"/>
              <w:jc w:val="center"/>
            </w:pPr>
          </w:p>
        </w:tc>
      </w:tr>
    </w:tbl>
    <w:p w14:paraId="1014C81C" w14:textId="77777777" w:rsidR="00E31701" w:rsidRPr="00E31701" w:rsidRDefault="00E31701" w:rsidP="00E31701"/>
    <w:p w14:paraId="0CD4F7EF" w14:textId="13BFAB12" w:rsidR="00DF702A" w:rsidRDefault="00DF702A" w:rsidP="00BD5F80">
      <w:pPr>
        <w:pStyle w:val="Heading1"/>
      </w:pPr>
      <w:bookmarkStart w:id="779" w:name="_Toc440139699"/>
      <w:r>
        <w:lastRenderedPageBreak/>
        <w:t>Appendix B: Glossary</w:t>
      </w:r>
      <w:bookmarkEnd w:id="779"/>
    </w:p>
    <w:p w14:paraId="079E8C48" w14:textId="77777777" w:rsidR="00A33B21" w:rsidRDefault="00A33B21" w:rsidP="00A33B21">
      <w:pPr>
        <w:pStyle w:val="ListParagraph"/>
      </w:pPr>
      <w:r>
        <w:rPr>
          <w:b/>
        </w:rPr>
        <w:t>Access Control</w:t>
      </w:r>
      <w:r>
        <w:t xml:space="preserve"> – A means of restricting access to files, referenced functions, URLs, and data based on the identity of users and/or groups to which they belong</w:t>
      </w:r>
      <w:del w:id="780" w:author="jason" w:date="2016-01-10T09:44:00Z">
        <w:r w:rsidDel="00E70D5E">
          <w:delText>.</w:delText>
        </w:r>
      </w:del>
      <w:r>
        <w:t xml:space="preserve"> </w:t>
      </w:r>
    </w:p>
    <w:p w14:paraId="68785C54" w14:textId="77777777" w:rsidR="00A33B21" w:rsidRDefault="00A33B21" w:rsidP="00A33B21">
      <w:pPr>
        <w:pStyle w:val="ListParagraph"/>
      </w:pPr>
      <w:r>
        <w:rPr>
          <w:b/>
        </w:rPr>
        <w:t xml:space="preserve">Address Space Layout Randomization (ASLR) </w:t>
      </w:r>
      <w:r>
        <w:t>– A technique to help protect against buffer overflow attacks</w:t>
      </w:r>
      <w:del w:id="781" w:author="jason" w:date="2016-01-10T09:44:00Z">
        <w:r w:rsidDel="00E70D5E">
          <w:delText>.</w:delText>
        </w:r>
      </w:del>
    </w:p>
    <w:p w14:paraId="6C7AE8DE" w14:textId="77777777" w:rsidR="00A33B21" w:rsidRDefault="00A33B21" w:rsidP="00A33B21">
      <w:pPr>
        <w:pStyle w:val="ListParagraph"/>
      </w:pPr>
      <w:r>
        <w:rPr>
          <w:b/>
        </w:rPr>
        <w:t>Application Security</w:t>
      </w:r>
      <w:r>
        <w:t xml:space="preserve"> – Application-level security focuses on the analysis of components that comprise the application layer of the Open Systems Interconnection Reference Model (OSI Model), rather than focusing on for example the underlying operating system or connected networks</w:t>
      </w:r>
      <w:del w:id="782" w:author="jason" w:date="2016-01-10T09:44:00Z">
        <w:r w:rsidDel="00E70D5E">
          <w:delText>.</w:delText>
        </w:r>
      </w:del>
      <w:r>
        <w:t xml:space="preserve"> </w:t>
      </w:r>
    </w:p>
    <w:p w14:paraId="42446B22" w14:textId="77777777" w:rsidR="00A33B21" w:rsidRDefault="00A33B21" w:rsidP="00A33B21">
      <w:pPr>
        <w:pStyle w:val="ListParagraph"/>
      </w:pPr>
      <w:r>
        <w:rPr>
          <w:b/>
        </w:rPr>
        <w:t>Application Security Verification</w:t>
      </w:r>
      <w:r>
        <w:t xml:space="preserve"> – The technical assessment of an application against the OWASP ASVS</w:t>
      </w:r>
      <w:del w:id="783" w:author="jason" w:date="2016-01-10T09:43:00Z">
        <w:r w:rsidDel="00E70D5E">
          <w:delText>.</w:delText>
        </w:r>
      </w:del>
      <w:r>
        <w:t xml:space="preserve"> </w:t>
      </w:r>
    </w:p>
    <w:p w14:paraId="55CED323" w14:textId="77777777" w:rsidR="00A33B21" w:rsidRDefault="00A33B21" w:rsidP="00A33B21">
      <w:pPr>
        <w:pStyle w:val="ListParagraph"/>
      </w:pPr>
      <w:r>
        <w:rPr>
          <w:b/>
        </w:rPr>
        <w:t>Application Security Verification Report</w:t>
      </w:r>
      <w:r>
        <w:t xml:space="preserve"> – A report that documents the overall results and supporting analysis produced by the verifier for a particular application</w:t>
      </w:r>
      <w:del w:id="784" w:author="jason" w:date="2016-01-10T09:44:00Z">
        <w:r w:rsidDel="00E70D5E">
          <w:delText>.</w:delText>
        </w:r>
      </w:del>
      <w:r>
        <w:t xml:space="preserve"> </w:t>
      </w:r>
    </w:p>
    <w:p w14:paraId="7A86D31B" w14:textId="650E80CF" w:rsidR="00A33B21" w:rsidRDefault="00A33B21" w:rsidP="00A33B21">
      <w:pPr>
        <w:pStyle w:val="ListParagraph"/>
      </w:pPr>
      <w:r>
        <w:rPr>
          <w:b/>
        </w:rPr>
        <w:t>Authentication</w:t>
      </w:r>
      <w:r>
        <w:t xml:space="preserve"> – The verification of the claimed identity of an application user</w:t>
      </w:r>
      <w:del w:id="785" w:author="jason" w:date="2016-01-10T09:44:00Z">
        <w:r w:rsidDel="00E70D5E">
          <w:delText>.</w:delText>
        </w:r>
      </w:del>
      <w:r>
        <w:t xml:space="preserve"> </w:t>
      </w:r>
    </w:p>
    <w:p w14:paraId="215DBA82" w14:textId="77777777" w:rsidR="00A33B21" w:rsidRDefault="00A33B21" w:rsidP="00A33B21">
      <w:pPr>
        <w:pStyle w:val="ListParagraph"/>
      </w:pPr>
      <w:r>
        <w:rPr>
          <w:b/>
        </w:rPr>
        <w:t>Automated Verification</w:t>
      </w:r>
      <w:r>
        <w:t xml:space="preserve"> – The use of automated tools (either dynamic analysis tools, static analysis tools, or both) that use vulnerability signatures to find problems</w:t>
      </w:r>
      <w:del w:id="786" w:author="jason" w:date="2016-01-10T09:44:00Z">
        <w:r w:rsidDel="00E70D5E">
          <w:delText>.</w:delText>
        </w:r>
      </w:del>
      <w:r>
        <w:t xml:space="preserve"> </w:t>
      </w:r>
    </w:p>
    <w:p w14:paraId="23C8BEE8" w14:textId="77777777" w:rsidR="00A33B21" w:rsidRDefault="00A33B21" w:rsidP="00A33B21">
      <w:pPr>
        <w:pStyle w:val="ListParagraph"/>
      </w:pPr>
      <w:r>
        <w:rPr>
          <w:b/>
        </w:rPr>
        <w:t>Back Doors</w:t>
      </w:r>
      <w:r>
        <w:t xml:space="preserve"> – A type of malicious code that allows unauthorized access to an application</w:t>
      </w:r>
      <w:del w:id="787" w:author="jason" w:date="2016-01-10T09:44:00Z">
        <w:r w:rsidDel="00E70D5E">
          <w:delText>.</w:delText>
        </w:r>
      </w:del>
      <w:r>
        <w:t xml:space="preserve"> </w:t>
      </w:r>
    </w:p>
    <w:p w14:paraId="67508E2A" w14:textId="77777777" w:rsidR="00A33B21" w:rsidRDefault="00A33B21" w:rsidP="00A33B21">
      <w:pPr>
        <w:pStyle w:val="ListParagraph"/>
      </w:pPr>
      <w:r>
        <w:rPr>
          <w:b/>
        </w:rPr>
        <w:t>Blacklist</w:t>
      </w:r>
      <w:r>
        <w:t xml:space="preserve"> – A list of data or operations that are not permitted, for example a list of characters that are not allowed as input</w:t>
      </w:r>
      <w:del w:id="788" w:author="jason" w:date="2016-01-10T09:44:00Z">
        <w:r w:rsidDel="00E70D5E">
          <w:delText>.</w:delText>
        </w:r>
      </w:del>
      <w:r>
        <w:t xml:space="preserve"> </w:t>
      </w:r>
    </w:p>
    <w:p w14:paraId="186AD0D4" w14:textId="77777777" w:rsidR="00A33B21" w:rsidRDefault="00A33B21" w:rsidP="00A33B21">
      <w:pPr>
        <w:pStyle w:val="ListParagraph"/>
      </w:pPr>
      <w:r>
        <w:rPr>
          <w:b/>
        </w:rPr>
        <w:t>Cascading Style Sheets</w:t>
      </w:r>
      <w:r>
        <w:t xml:space="preserve"> (CSS) - A style sheet language used for describing the presentation semantics of document written in a </w:t>
      </w:r>
      <w:proofErr w:type="spellStart"/>
      <w:r>
        <w:t>markup</w:t>
      </w:r>
      <w:proofErr w:type="spellEnd"/>
      <w:r>
        <w:t xml:space="preserve"> language, such as HTML</w:t>
      </w:r>
      <w:del w:id="789" w:author="jason" w:date="2016-01-10T09:44:00Z">
        <w:r w:rsidDel="00E70D5E">
          <w:delText>.</w:delText>
        </w:r>
      </w:del>
      <w:r>
        <w:t xml:space="preserve"> </w:t>
      </w:r>
    </w:p>
    <w:p w14:paraId="54DA1A40" w14:textId="78707A3C" w:rsidR="00A33B21" w:rsidRDefault="00A33B21" w:rsidP="00A33B21">
      <w:pPr>
        <w:pStyle w:val="ListParagraph"/>
      </w:pPr>
      <w:r>
        <w:rPr>
          <w:b/>
        </w:rPr>
        <w:t>Certificate Authority</w:t>
      </w:r>
      <w:r>
        <w:t xml:space="preserve"> (CA) – An entity that issues digital certificates</w:t>
      </w:r>
      <w:del w:id="790" w:author="jason" w:date="2016-01-10T09:44:00Z">
        <w:r w:rsidDel="00E70D5E">
          <w:delText>.</w:delText>
        </w:r>
      </w:del>
      <w:r>
        <w:t xml:space="preserve"> </w:t>
      </w:r>
    </w:p>
    <w:p w14:paraId="4E2DDCCB" w14:textId="77777777" w:rsidR="00A33B21" w:rsidRDefault="00A33B21" w:rsidP="00A33B21">
      <w:pPr>
        <w:pStyle w:val="ListParagraph"/>
      </w:pPr>
      <w:r>
        <w:rPr>
          <w:b/>
        </w:rPr>
        <w:t>Communication Security</w:t>
      </w:r>
      <w:r>
        <w:t xml:space="preserve"> – The protection of application data when it is transmitted between application components, between clients and servers, and between external systems and the application</w:t>
      </w:r>
      <w:del w:id="791" w:author="jason" w:date="2016-01-10T09:45:00Z">
        <w:r w:rsidDel="00E70D5E">
          <w:delText>.</w:delText>
        </w:r>
      </w:del>
      <w:r>
        <w:t xml:space="preserve"> </w:t>
      </w:r>
    </w:p>
    <w:p w14:paraId="507C45E4" w14:textId="77777777" w:rsidR="00A33B21" w:rsidRDefault="00A33B21" w:rsidP="00A33B21">
      <w:pPr>
        <w:pStyle w:val="ListParagraph"/>
      </w:pPr>
      <w:r>
        <w:rPr>
          <w:b/>
        </w:rPr>
        <w:t>Component</w:t>
      </w:r>
      <w:r>
        <w:t xml:space="preserve"> – a self-contained unit of code, with associated disk and network interfaces that communicates with other components</w:t>
      </w:r>
      <w:del w:id="792" w:author="jason" w:date="2016-01-10T09:45:00Z">
        <w:r w:rsidDel="00E70D5E">
          <w:delText>.</w:delText>
        </w:r>
      </w:del>
      <w:r>
        <w:t xml:space="preserve"> </w:t>
      </w:r>
    </w:p>
    <w:p w14:paraId="4A92161E" w14:textId="77777777" w:rsidR="00A33B21" w:rsidRDefault="00A33B21" w:rsidP="00A33B21">
      <w:pPr>
        <w:pStyle w:val="ListParagraph"/>
      </w:pPr>
      <w:r>
        <w:rPr>
          <w:b/>
        </w:rPr>
        <w:lastRenderedPageBreak/>
        <w:t>Cross-Site Scripting</w:t>
      </w:r>
      <w:r>
        <w:t xml:space="preserve"> (XSS) – A security vulnerability typically found in web applications allowing the injection of client-side scripts into content</w:t>
      </w:r>
      <w:del w:id="793" w:author="jason" w:date="2016-01-10T09:45:00Z">
        <w:r w:rsidDel="00E70D5E">
          <w:delText>.</w:delText>
        </w:r>
      </w:del>
      <w:r>
        <w:t xml:space="preserve"> </w:t>
      </w:r>
    </w:p>
    <w:p w14:paraId="61675204" w14:textId="77777777" w:rsidR="00A33B21" w:rsidRDefault="00A33B21" w:rsidP="00A33B21">
      <w:pPr>
        <w:pStyle w:val="ListParagraph"/>
      </w:pPr>
      <w:r>
        <w:rPr>
          <w:b/>
        </w:rPr>
        <w:t>Cryptographic module</w:t>
      </w:r>
      <w:r>
        <w:t xml:space="preserve"> – Hardware, software, and/or firmware that implements cryptographic algorithms and/or generates cryptographic keys</w:t>
      </w:r>
      <w:del w:id="794" w:author="jason" w:date="2016-01-10T09:45:00Z">
        <w:r w:rsidDel="00E70D5E">
          <w:delText>.</w:delText>
        </w:r>
      </w:del>
      <w:r>
        <w:t xml:space="preserve"> </w:t>
      </w:r>
    </w:p>
    <w:p w14:paraId="53C24A7B" w14:textId="77777777" w:rsidR="00A33B21" w:rsidRDefault="00A33B21" w:rsidP="00A33B21">
      <w:pPr>
        <w:pStyle w:val="ListParagraph"/>
      </w:pPr>
      <w:r>
        <w:rPr>
          <w:b/>
        </w:rPr>
        <w:t>Denial of Service (</w:t>
      </w:r>
      <w:proofErr w:type="spellStart"/>
      <w:r>
        <w:rPr>
          <w:b/>
        </w:rPr>
        <w:t>DoS</w:t>
      </w:r>
      <w:proofErr w:type="spellEnd"/>
      <w:r>
        <w:rPr>
          <w:b/>
        </w:rPr>
        <w:t>) Attacks</w:t>
      </w:r>
      <w:r>
        <w:t xml:space="preserve"> – The flooding of an application with more requests than it can handle</w:t>
      </w:r>
      <w:del w:id="795" w:author="jason" w:date="2016-01-10T09:45:00Z">
        <w:r w:rsidDel="00E70D5E">
          <w:delText>.</w:delText>
        </w:r>
      </w:del>
      <w:r>
        <w:t xml:space="preserve"> </w:t>
      </w:r>
    </w:p>
    <w:p w14:paraId="5FB02128" w14:textId="0E0E455D" w:rsidR="00A33B21" w:rsidRDefault="00A33B21" w:rsidP="00A33B21">
      <w:pPr>
        <w:pStyle w:val="ListParagraph"/>
      </w:pPr>
      <w:r>
        <w:rPr>
          <w:b/>
        </w:rPr>
        <w:t>Design Verification</w:t>
      </w:r>
      <w:r>
        <w:t xml:space="preserve"> – The technical assessment of the security architecture of an application</w:t>
      </w:r>
      <w:del w:id="796" w:author="jason" w:date="2016-01-10T09:45:00Z">
        <w:r w:rsidDel="00E70D5E">
          <w:delText>.</w:delText>
        </w:r>
      </w:del>
      <w:r>
        <w:t xml:space="preserve"> </w:t>
      </w:r>
    </w:p>
    <w:p w14:paraId="02F4D885" w14:textId="77777777" w:rsidR="00A33B21" w:rsidRDefault="00A33B21" w:rsidP="00A33B21">
      <w:pPr>
        <w:pStyle w:val="ListParagraph"/>
      </w:pPr>
      <w:r>
        <w:rPr>
          <w:b/>
        </w:rPr>
        <w:t>Dynamic Verification</w:t>
      </w:r>
      <w:r>
        <w:t xml:space="preserve"> – The use of automated tools that use vulnerability signatures to find problems during the execution of an application</w:t>
      </w:r>
      <w:del w:id="797" w:author="jason" w:date="2016-01-10T09:45:00Z">
        <w:r w:rsidDel="00E70D5E">
          <w:delText>.</w:delText>
        </w:r>
      </w:del>
      <w:r>
        <w:t xml:space="preserve"> </w:t>
      </w:r>
    </w:p>
    <w:p w14:paraId="062329C1" w14:textId="5487B41C" w:rsidR="00A33B21" w:rsidRDefault="00A33B21" w:rsidP="00A33B21">
      <w:pPr>
        <w:pStyle w:val="ListParagraph"/>
      </w:pPr>
      <w:r>
        <w:rPr>
          <w:b/>
        </w:rPr>
        <w:t>Easter Eggs</w:t>
      </w:r>
      <w:r>
        <w:t xml:space="preserve"> – A type of malicious code that does not run until a specific user input event occurs</w:t>
      </w:r>
      <w:del w:id="798" w:author="jason" w:date="2016-01-10T09:45:00Z">
        <w:r w:rsidDel="00E70D5E">
          <w:delText>.</w:delText>
        </w:r>
      </w:del>
      <w:r>
        <w:t xml:space="preserve"> </w:t>
      </w:r>
    </w:p>
    <w:p w14:paraId="0E0596E1" w14:textId="77777777" w:rsidR="00A33B21" w:rsidRDefault="00A33B21" w:rsidP="00A33B21">
      <w:pPr>
        <w:pStyle w:val="ListParagraph"/>
      </w:pPr>
      <w:r>
        <w:rPr>
          <w:b/>
        </w:rPr>
        <w:t>External Systems</w:t>
      </w:r>
      <w:r>
        <w:t xml:space="preserve"> – A server-side application or service that is not part of the application</w:t>
      </w:r>
      <w:del w:id="799" w:author="jason" w:date="2016-01-10T09:45:00Z">
        <w:r w:rsidDel="00E70D5E">
          <w:delText>.</w:delText>
        </w:r>
      </w:del>
      <w:r>
        <w:t xml:space="preserve"> </w:t>
      </w:r>
    </w:p>
    <w:p w14:paraId="0779DDF8" w14:textId="77777777" w:rsidR="00A33B21" w:rsidRDefault="00A33B21" w:rsidP="00A33B21">
      <w:pPr>
        <w:pStyle w:val="ListParagraph"/>
      </w:pPr>
      <w:r>
        <w:rPr>
          <w:b/>
        </w:rPr>
        <w:t xml:space="preserve">FIPS 140-2 </w:t>
      </w:r>
      <w:r>
        <w:t xml:space="preserve">– A standard that can be used as the basis for the verification of the design and implementation of cryptographic modules </w:t>
      </w:r>
    </w:p>
    <w:p w14:paraId="69452C13" w14:textId="75158044" w:rsidR="00A33B21" w:rsidRDefault="00A33B21" w:rsidP="00A33B21">
      <w:pPr>
        <w:pStyle w:val="ListParagraph"/>
      </w:pPr>
      <w:r>
        <w:rPr>
          <w:b/>
        </w:rPr>
        <w:t>Globally Unique Identifier</w:t>
      </w:r>
      <w:r>
        <w:t xml:space="preserve"> (GUID) – a unique reference number used as an identifier in software</w:t>
      </w:r>
      <w:del w:id="800" w:author="jason" w:date="2016-01-10T09:45:00Z">
        <w:r w:rsidDel="00E70D5E">
          <w:delText>.</w:delText>
        </w:r>
      </w:del>
      <w:r>
        <w:t xml:space="preserve"> </w:t>
      </w:r>
    </w:p>
    <w:p w14:paraId="1DB8C735" w14:textId="77777777" w:rsidR="00A33B21" w:rsidRDefault="00A33B21" w:rsidP="00A33B21">
      <w:pPr>
        <w:pStyle w:val="ListParagraph"/>
      </w:pPr>
      <w:proofErr w:type="spellStart"/>
      <w:r>
        <w:rPr>
          <w:b/>
        </w:rPr>
        <w:t>HyperText</w:t>
      </w:r>
      <w:proofErr w:type="spellEnd"/>
      <w:r>
        <w:rPr>
          <w:b/>
        </w:rPr>
        <w:t xml:space="preserve"> </w:t>
      </w:r>
      <w:proofErr w:type="spellStart"/>
      <w:r>
        <w:rPr>
          <w:b/>
        </w:rPr>
        <w:t>Markup</w:t>
      </w:r>
      <w:proofErr w:type="spellEnd"/>
      <w:r>
        <w:rPr>
          <w:b/>
        </w:rPr>
        <w:t xml:space="preserve"> Language (HTML)</w:t>
      </w:r>
      <w:r>
        <w:t xml:space="preserve"> - The main </w:t>
      </w:r>
      <w:proofErr w:type="spellStart"/>
      <w:r>
        <w:t>markup</w:t>
      </w:r>
      <w:proofErr w:type="spellEnd"/>
      <w:r>
        <w:t xml:space="preserve"> language for the creation of web pages and other information displayed in a web browser</w:t>
      </w:r>
      <w:del w:id="801" w:author="jason" w:date="2016-01-10T09:45:00Z">
        <w:r w:rsidDel="00E70D5E">
          <w:delText>.</w:delText>
        </w:r>
      </w:del>
      <w:r>
        <w:t xml:space="preserve"> </w:t>
      </w:r>
    </w:p>
    <w:p w14:paraId="54BF066F" w14:textId="77777777" w:rsidR="00A33B21" w:rsidRDefault="00A33B21" w:rsidP="00A33B21">
      <w:pPr>
        <w:pStyle w:val="ListParagraph"/>
      </w:pPr>
      <w:proofErr w:type="gramStart"/>
      <w:r>
        <w:rPr>
          <w:b/>
        </w:rPr>
        <w:t>Hyper</w:t>
      </w:r>
      <w:proofErr w:type="gramEnd"/>
      <w:r>
        <w:rPr>
          <w:b/>
        </w:rPr>
        <w:t xml:space="preserve"> Text Transfer Protocol</w:t>
      </w:r>
      <w:r>
        <w:t xml:space="preserve"> (HTTP) – An application protocol for distributed, collaborative, hypermedia information systems. It is the foundation of data communication for the World Wide Web</w:t>
      </w:r>
      <w:del w:id="802" w:author="jason" w:date="2016-01-10T09:45:00Z">
        <w:r w:rsidDel="00E70D5E">
          <w:delText>.</w:delText>
        </w:r>
      </w:del>
    </w:p>
    <w:p w14:paraId="3F66A36C" w14:textId="77777777" w:rsidR="00A33B21" w:rsidRDefault="00A33B21" w:rsidP="00A33B21">
      <w:pPr>
        <w:pStyle w:val="ListParagraph"/>
      </w:pPr>
      <w:r>
        <w:rPr>
          <w:b/>
        </w:rPr>
        <w:t>Input Validation</w:t>
      </w:r>
      <w:r>
        <w:t xml:space="preserve"> – The canonicalization and validation of untrusted user input</w:t>
      </w:r>
      <w:del w:id="803" w:author="jason" w:date="2016-01-10T09:45:00Z">
        <w:r w:rsidDel="00E70D5E">
          <w:delText>.</w:delText>
        </w:r>
      </w:del>
      <w:r>
        <w:t xml:space="preserve"> </w:t>
      </w:r>
    </w:p>
    <w:p w14:paraId="5F982A91" w14:textId="77777777" w:rsidR="00A33B21" w:rsidRDefault="00A33B21" w:rsidP="00A33B21">
      <w:pPr>
        <w:pStyle w:val="ListParagraph"/>
      </w:pPr>
      <w:r>
        <w:rPr>
          <w:b/>
        </w:rPr>
        <w:t>Lightweight Directory Access Protocol (LDAP)</w:t>
      </w:r>
      <w:r>
        <w:t xml:space="preserve"> – An application protocol for accessing and maintaining distributed directory information services over a network</w:t>
      </w:r>
      <w:del w:id="804" w:author="jason" w:date="2016-01-10T09:45:00Z">
        <w:r w:rsidDel="00E70D5E">
          <w:delText>.</w:delText>
        </w:r>
      </w:del>
      <w:r>
        <w:t xml:space="preserve"> </w:t>
      </w:r>
    </w:p>
    <w:p w14:paraId="6BA5EFB0" w14:textId="77777777" w:rsidR="00A33B21" w:rsidRDefault="00A33B21" w:rsidP="00A33B21">
      <w:pPr>
        <w:pStyle w:val="ListParagraph"/>
      </w:pPr>
      <w:r>
        <w:rPr>
          <w:b/>
        </w:rPr>
        <w:t>Malicious Code</w:t>
      </w:r>
      <w:r>
        <w:t xml:space="preserve"> – Code introduced into an application during its development unbeknownst to the application owner, which circumvents the application’s intended security policy. </w:t>
      </w:r>
      <w:proofErr w:type="gramStart"/>
      <w:r>
        <w:t>Not the same as malware such as a virus or worm!</w:t>
      </w:r>
      <w:proofErr w:type="gramEnd"/>
    </w:p>
    <w:p w14:paraId="57E92C2C" w14:textId="77777777" w:rsidR="00A33B21" w:rsidRDefault="00A33B21" w:rsidP="00A33B21">
      <w:pPr>
        <w:pStyle w:val="ListParagraph"/>
      </w:pPr>
      <w:r>
        <w:rPr>
          <w:b/>
        </w:rPr>
        <w:lastRenderedPageBreak/>
        <w:t>Malware</w:t>
      </w:r>
      <w:r>
        <w:t xml:space="preserve"> – Executable code that is introduced into an application during runtime without the knowledge of the application user or administrator</w:t>
      </w:r>
      <w:del w:id="805" w:author="jason" w:date="2016-01-10T09:46:00Z">
        <w:r w:rsidDel="00E70D5E">
          <w:delText>.</w:delText>
        </w:r>
      </w:del>
      <w:r>
        <w:t xml:space="preserve"> </w:t>
      </w:r>
    </w:p>
    <w:p w14:paraId="275069EE" w14:textId="77777777" w:rsidR="00A33B21" w:rsidRDefault="00A33B21" w:rsidP="00A33B21">
      <w:pPr>
        <w:pStyle w:val="ListParagraph"/>
      </w:pPr>
      <w:r>
        <w:rPr>
          <w:b/>
        </w:rPr>
        <w:t>Open Web Application Security Project</w:t>
      </w:r>
      <w:r>
        <w:t xml:space="preserve"> (OWASP) – The Open Web Application Security Project (OWASP) is a worldwide free and open community focused on improving the security of application software. Our mission is to make application security "visible," so that people and organizations can make informed decisions about application security risks. See: http://www.owasp.org/ </w:t>
      </w:r>
    </w:p>
    <w:p w14:paraId="52FC900C" w14:textId="77777777" w:rsidR="00A33B21" w:rsidRDefault="00A33B21" w:rsidP="00A33B21">
      <w:pPr>
        <w:pStyle w:val="ListParagraph"/>
      </w:pPr>
      <w:r>
        <w:rPr>
          <w:b/>
        </w:rPr>
        <w:t>Output encoding</w:t>
      </w:r>
      <w:r>
        <w:t xml:space="preserve"> – The canonicalization and validation of application output to Web browsers and to external systems</w:t>
      </w:r>
      <w:del w:id="806" w:author="jason" w:date="2016-01-10T09:46:00Z">
        <w:r w:rsidDel="00E70D5E">
          <w:delText>.</w:delText>
        </w:r>
      </w:del>
      <w:r>
        <w:t xml:space="preserve"> </w:t>
      </w:r>
    </w:p>
    <w:p w14:paraId="3E2F0C3A" w14:textId="77777777" w:rsidR="00A33B21" w:rsidRDefault="00A33B21" w:rsidP="00A33B21">
      <w:pPr>
        <w:pStyle w:val="ListParagraph"/>
      </w:pPr>
      <w:r>
        <w:rPr>
          <w:b/>
        </w:rPr>
        <w:t>Personally Identifiable Information</w:t>
      </w:r>
      <w:r>
        <w:t xml:space="preserve"> (PII) - is information that can be used on its own or with other information to identify, contact, or locate a single person, or to identify an individual in context</w:t>
      </w:r>
      <w:del w:id="807" w:author="jason" w:date="2016-01-10T09:46:00Z">
        <w:r w:rsidDel="00E70D5E">
          <w:delText>.</w:delText>
        </w:r>
      </w:del>
    </w:p>
    <w:p w14:paraId="2DF4EE2E" w14:textId="77777777" w:rsidR="00A33B21" w:rsidRDefault="00A33B21" w:rsidP="00A33B21">
      <w:pPr>
        <w:pStyle w:val="ListParagraph"/>
      </w:pPr>
      <w:r>
        <w:rPr>
          <w:b/>
        </w:rPr>
        <w:t>Positive</w:t>
      </w:r>
      <w:r>
        <w:t xml:space="preserve"> </w:t>
      </w:r>
      <w:r>
        <w:rPr>
          <w:b/>
        </w:rPr>
        <w:t>validation</w:t>
      </w:r>
      <w:r>
        <w:t xml:space="preserve"> – See whitelist</w:t>
      </w:r>
      <w:del w:id="808" w:author="jason" w:date="2016-01-10T09:47:00Z">
        <w:r w:rsidDel="00E70D5E">
          <w:delText>.</w:delText>
        </w:r>
      </w:del>
      <w:r>
        <w:t xml:space="preserve"> </w:t>
      </w:r>
    </w:p>
    <w:p w14:paraId="28621DC6" w14:textId="77777777" w:rsidR="00A33B21" w:rsidRDefault="00A33B21" w:rsidP="00A33B21">
      <w:pPr>
        <w:pStyle w:val="ListParagraph"/>
      </w:pPr>
      <w:r>
        <w:rPr>
          <w:b/>
        </w:rPr>
        <w:t>Security Architecture</w:t>
      </w:r>
      <w:r>
        <w:t xml:space="preserve"> – An abstraction of an application’s design that identifies and describes where and how security controls are used, and also identifies and describes the location and sensitivity of both user and application data</w:t>
      </w:r>
      <w:del w:id="809" w:author="jason" w:date="2016-01-10T09:47:00Z">
        <w:r w:rsidDel="00E70D5E">
          <w:delText>.</w:delText>
        </w:r>
      </w:del>
      <w:r>
        <w:t xml:space="preserve"> </w:t>
      </w:r>
    </w:p>
    <w:p w14:paraId="571CFE35" w14:textId="77777777" w:rsidR="00A33B21" w:rsidRDefault="00A33B21" w:rsidP="00A33B21">
      <w:pPr>
        <w:pStyle w:val="ListParagraph"/>
      </w:pPr>
      <w:r>
        <w:rPr>
          <w:b/>
        </w:rPr>
        <w:t>Security Configuration</w:t>
      </w:r>
      <w:r>
        <w:t xml:space="preserve"> – The runtime configuration of an application that affects how security controls are used</w:t>
      </w:r>
      <w:del w:id="810" w:author="jason" w:date="2016-01-10T09:47:00Z">
        <w:r w:rsidDel="00E70D5E">
          <w:delText>.</w:delText>
        </w:r>
      </w:del>
      <w:r>
        <w:t xml:space="preserve"> </w:t>
      </w:r>
    </w:p>
    <w:p w14:paraId="0E5129D3" w14:textId="77777777" w:rsidR="00A33B21" w:rsidRDefault="00A33B21" w:rsidP="00A33B21">
      <w:pPr>
        <w:pStyle w:val="ListParagraph"/>
      </w:pPr>
      <w:r>
        <w:rPr>
          <w:b/>
        </w:rPr>
        <w:t>Security Control</w:t>
      </w:r>
      <w:r>
        <w:t xml:space="preserve"> – A function or component that performs a security check (e.g. an access control check) or when called results in a security effect (e.g. generating an audit record)</w:t>
      </w:r>
      <w:del w:id="811" w:author="jason" w:date="2016-01-10T09:47:00Z">
        <w:r w:rsidDel="00E70D5E">
          <w:delText>.</w:delText>
        </w:r>
      </w:del>
      <w:r>
        <w:t xml:space="preserve"> </w:t>
      </w:r>
    </w:p>
    <w:p w14:paraId="5ABE2CB6" w14:textId="77777777" w:rsidR="00A33B21" w:rsidRDefault="00A33B21" w:rsidP="00A33B21">
      <w:pPr>
        <w:pStyle w:val="ListParagraph"/>
      </w:pPr>
      <w:r>
        <w:rPr>
          <w:b/>
        </w:rPr>
        <w:t>SQL Injection (</w:t>
      </w:r>
      <w:proofErr w:type="spellStart"/>
      <w:r>
        <w:rPr>
          <w:b/>
        </w:rPr>
        <w:t>SQLi</w:t>
      </w:r>
      <w:proofErr w:type="spellEnd"/>
      <w:r>
        <w:rPr>
          <w:b/>
        </w:rPr>
        <w:t>)</w:t>
      </w:r>
      <w:r>
        <w:t xml:space="preserve"> – A code injection technique used to attack data driven applications, in which malicious SQL statements are inserted into an entry point</w:t>
      </w:r>
      <w:del w:id="812" w:author="jason" w:date="2016-01-10T09:47:00Z">
        <w:r w:rsidDel="00E70D5E">
          <w:delText>.</w:delText>
        </w:r>
      </w:del>
      <w:r>
        <w:t xml:space="preserve"> </w:t>
      </w:r>
    </w:p>
    <w:p w14:paraId="4CC630A3" w14:textId="77777777" w:rsidR="00A33B21" w:rsidRDefault="00A33B21" w:rsidP="00A33B21">
      <w:pPr>
        <w:pStyle w:val="ListParagraph"/>
      </w:pPr>
      <w:r>
        <w:rPr>
          <w:b/>
        </w:rPr>
        <w:t>Static Verification</w:t>
      </w:r>
      <w:r>
        <w:t xml:space="preserve"> – The use of automated tools that use vulnerability signatures to find problems in application source code</w:t>
      </w:r>
      <w:del w:id="813" w:author="jason" w:date="2016-01-10T09:47:00Z">
        <w:r w:rsidDel="00E70D5E">
          <w:delText>.</w:delText>
        </w:r>
      </w:del>
      <w:r>
        <w:t xml:space="preserve"> </w:t>
      </w:r>
    </w:p>
    <w:p w14:paraId="6A44B3FB" w14:textId="77777777" w:rsidR="00A33B21" w:rsidRDefault="00A33B21" w:rsidP="00A33B21">
      <w:pPr>
        <w:pStyle w:val="ListParagraph"/>
      </w:pPr>
      <w:r>
        <w:rPr>
          <w:b/>
        </w:rPr>
        <w:t>Target of Verification (TOV)</w:t>
      </w:r>
      <w:r>
        <w:t xml:space="preserve"> – If you are performing application security verification according to the OWASP ASVS requirements, the verification will be of a particular application. This application </w:t>
      </w:r>
      <w:proofErr w:type="gramStart"/>
      <w:r>
        <w:t>is called</w:t>
      </w:r>
      <w:proofErr w:type="gramEnd"/>
      <w:r>
        <w:t xml:space="preserve"> the “Target of Verification” or simply the TOV. </w:t>
      </w:r>
    </w:p>
    <w:p w14:paraId="68B98B0F" w14:textId="77777777" w:rsidR="00A33B21" w:rsidRDefault="00A33B21" w:rsidP="00A33B21">
      <w:pPr>
        <w:pStyle w:val="ListParagraph"/>
      </w:pPr>
      <w:r>
        <w:rPr>
          <w:b/>
        </w:rPr>
        <w:lastRenderedPageBreak/>
        <w:t xml:space="preserve">Threat </w:t>
      </w:r>
      <w:proofErr w:type="spellStart"/>
      <w:r>
        <w:rPr>
          <w:b/>
        </w:rPr>
        <w:t>Modeling</w:t>
      </w:r>
      <w:proofErr w:type="spellEnd"/>
      <w:r>
        <w:t xml:space="preserve"> - A technique consisting of developing increasingly refined security architectures to identify threat agents, security zones, security controls, and important technical and business assets</w:t>
      </w:r>
      <w:del w:id="814" w:author="jason" w:date="2016-01-10T09:47:00Z">
        <w:r w:rsidDel="00E70D5E">
          <w:delText>.</w:delText>
        </w:r>
      </w:del>
      <w:r>
        <w:t xml:space="preserve"> </w:t>
      </w:r>
    </w:p>
    <w:p w14:paraId="3118A75A" w14:textId="77777777" w:rsidR="00A33B21" w:rsidRDefault="00A33B21" w:rsidP="00A33B21">
      <w:pPr>
        <w:pStyle w:val="ListParagraph"/>
      </w:pPr>
      <w:r>
        <w:rPr>
          <w:b/>
        </w:rPr>
        <w:t>Transport Layer Security</w:t>
      </w:r>
      <w:r>
        <w:t xml:space="preserve"> – Cryptographic protocols that provide communication security over the Internet</w:t>
      </w:r>
    </w:p>
    <w:p w14:paraId="19D8E690" w14:textId="77777777" w:rsidR="00A33B21" w:rsidRDefault="00A33B21" w:rsidP="00A33B21">
      <w:pPr>
        <w:pStyle w:val="ListParagraph"/>
      </w:pPr>
      <w:r>
        <w:rPr>
          <w:b/>
        </w:rPr>
        <w:t>URI/URL/URL fragments</w:t>
      </w:r>
      <w:r>
        <w:t xml:space="preserve"> – A Uniform Resource Identifier is a string of characters used to identify a name or a web resource. A Uniform Resource Locator </w:t>
      </w:r>
      <w:proofErr w:type="gramStart"/>
      <w:r>
        <w:t>is often used</w:t>
      </w:r>
      <w:proofErr w:type="gramEnd"/>
      <w:r>
        <w:t xml:space="preserve"> as a reference to a resource. </w:t>
      </w:r>
    </w:p>
    <w:p w14:paraId="3111E500" w14:textId="77777777" w:rsidR="00A33B21" w:rsidRDefault="00A33B21" w:rsidP="00A33B21">
      <w:pPr>
        <w:pStyle w:val="ListParagraph"/>
      </w:pPr>
      <w:r>
        <w:rPr>
          <w:b/>
        </w:rPr>
        <w:t>User acceptance testing (UAT)</w:t>
      </w:r>
      <w:r>
        <w:t>– Traditionally a test environment that behaves like the production environment where all software testing is performed before going live</w:t>
      </w:r>
      <w:del w:id="815" w:author="jason" w:date="2016-01-10T09:47:00Z">
        <w:r w:rsidDel="00E70D5E">
          <w:delText>.</w:delText>
        </w:r>
      </w:del>
      <w:r>
        <w:t xml:space="preserve"> </w:t>
      </w:r>
    </w:p>
    <w:p w14:paraId="168AFDCE" w14:textId="77777777" w:rsidR="00A33B21" w:rsidRDefault="00A33B21" w:rsidP="00A33B21">
      <w:pPr>
        <w:pStyle w:val="ListParagraph"/>
      </w:pPr>
      <w:r>
        <w:rPr>
          <w:b/>
        </w:rPr>
        <w:t>Verifier</w:t>
      </w:r>
      <w:r>
        <w:t xml:space="preserve"> - The person or team that is reviewing an application against the OWASP ASVS requirements</w:t>
      </w:r>
      <w:del w:id="816" w:author="jason" w:date="2016-01-10T09:47:00Z">
        <w:r w:rsidDel="00E70D5E">
          <w:delText>.</w:delText>
        </w:r>
      </w:del>
      <w:r>
        <w:t xml:space="preserve"> </w:t>
      </w:r>
    </w:p>
    <w:p w14:paraId="6D378247" w14:textId="77777777" w:rsidR="00A33B21" w:rsidRDefault="00A33B21" w:rsidP="00A33B21">
      <w:pPr>
        <w:pStyle w:val="ListParagraph"/>
      </w:pPr>
      <w:r>
        <w:rPr>
          <w:b/>
        </w:rPr>
        <w:t>Whitelist</w:t>
      </w:r>
      <w:r>
        <w:t xml:space="preserve"> – A list of permitted data or operations, for example a list of characters that are allowed to perform input validation</w:t>
      </w:r>
      <w:del w:id="817" w:author="jason" w:date="2016-01-10T09:47:00Z">
        <w:r w:rsidDel="00E70D5E">
          <w:delText>.</w:delText>
        </w:r>
      </w:del>
    </w:p>
    <w:p w14:paraId="72707886" w14:textId="47D8AA42" w:rsidR="009B2F06" w:rsidRDefault="00A33B21" w:rsidP="00A33B21">
      <w:pPr>
        <w:pStyle w:val="ListParagraph"/>
      </w:pPr>
      <w:r>
        <w:rPr>
          <w:b/>
        </w:rPr>
        <w:t>XML</w:t>
      </w:r>
      <w:r>
        <w:t xml:space="preserve"> – A </w:t>
      </w:r>
      <w:proofErr w:type="spellStart"/>
      <w:r>
        <w:t>markup</w:t>
      </w:r>
      <w:proofErr w:type="spellEnd"/>
      <w:r>
        <w:t xml:space="preserve"> language that defines a set of rules for encoding documents</w:t>
      </w:r>
      <w:del w:id="818" w:author="jason" w:date="2016-01-10T09:47:00Z">
        <w:r w:rsidDel="00E70D5E">
          <w:delText>.</w:delText>
        </w:r>
      </w:del>
    </w:p>
    <w:p w14:paraId="45F83D9C" w14:textId="766FA157" w:rsidR="00DF702A" w:rsidRDefault="00E34115" w:rsidP="00EE2DCA">
      <w:pPr>
        <w:pStyle w:val="Heading1"/>
      </w:pPr>
      <w:bookmarkStart w:id="819" w:name="_Toc440139700"/>
      <w:r>
        <w:lastRenderedPageBreak/>
        <w:t>Appendix C: References</w:t>
      </w:r>
      <w:bookmarkEnd w:id="819"/>
    </w:p>
    <w:p w14:paraId="707347DC" w14:textId="77777777" w:rsidR="003A0B4D" w:rsidRDefault="003A0B4D" w:rsidP="003A0B4D">
      <w:r>
        <w:t xml:space="preserve">The following OWASP projects are most likely to be useful to users/adopters of this standard: </w:t>
      </w:r>
    </w:p>
    <w:p w14:paraId="1198AD40" w14:textId="5A99BF44" w:rsidR="003A0B4D" w:rsidRDefault="003A0B4D" w:rsidP="009D1F1E">
      <w:pPr>
        <w:pStyle w:val="ListParagraph"/>
        <w:numPr>
          <w:ilvl w:val="0"/>
          <w:numId w:val="3"/>
        </w:numPr>
      </w:pPr>
      <w:r>
        <w:t>OWASP Testing Guide</w:t>
      </w:r>
      <w:r>
        <w:br/>
      </w:r>
      <w:hyperlink r:id="rId61" w:history="1">
        <w:r w:rsidRPr="007507FC">
          <w:rPr>
            <w:rStyle w:val="Hyperlink"/>
          </w:rPr>
          <w:t>https://www.owasp.org/index.php/OWASP_Testing_Project</w:t>
        </w:r>
      </w:hyperlink>
      <w:r>
        <w:t xml:space="preserve">   </w:t>
      </w:r>
    </w:p>
    <w:p w14:paraId="293B1A23" w14:textId="1924BE54" w:rsidR="003A0B4D" w:rsidRDefault="003A0B4D" w:rsidP="009D1F1E">
      <w:pPr>
        <w:pStyle w:val="ListParagraph"/>
        <w:numPr>
          <w:ilvl w:val="0"/>
          <w:numId w:val="3"/>
        </w:numPr>
      </w:pPr>
      <w:r>
        <w:t>OWASP Code Review Guide</w:t>
      </w:r>
      <w:r>
        <w:br/>
      </w:r>
      <w:hyperlink r:id="rId62" w:history="1">
        <w:r w:rsidRPr="007507FC">
          <w:rPr>
            <w:rStyle w:val="Hyperlink"/>
          </w:rPr>
          <w:t>http://www.owasp.org/index.php/Category:OWASP_Code_Review_Project</w:t>
        </w:r>
      </w:hyperlink>
      <w:r>
        <w:t xml:space="preserve">   </w:t>
      </w:r>
    </w:p>
    <w:p w14:paraId="5B6678CB" w14:textId="10B218FB" w:rsidR="003A0B4D" w:rsidRDefault="003A0B4D" w:rsidP="009D1F1E">
      <w:pPr>
        <w:pStyle w:val="ListParagraph"/>
        <w:numPr>
          <w:ilvl w:val="0"/>
          <w:numId w:val="3"/>
        </w:numPr>
      </w:pPr>
      <w:r>
        <w:t>OWASP Cheat Sheets</w:t>
      </w:r>
      <w:r>
        <w:br/>
      </w:r>
      <w:hyperlink r:id="rId63" w:history="1">
        <w:r w:rsidRPr="007507FC">
          <w:rPr>
            <w:rStyle w:val="Hyperlink"/>
          </w:rPr>
          <w:t>https://www.owasp.org/index.php/OWASP_Cheat_Sheet_Series</w:t>
        </w:r>
      </w:hyperlink>
      <w:r>
        <w:t xml:space="preserve">  </w:t>
      </w:r>
    </w:p>
    <w:p w14:paraId="0534F9E9" w14:textId="3299EDEC" w:rsidR="003A0B4D" w:rsidRDefault="003A0B4D" w:rsidP="009D1F1E">
      <w:pPr>
        <w:pStyle w:val="ListParagraph"/>
        <w:numPr>
          <w:ilvl w:val="0"/>
          <w:numId w:val="3"/>
        </w:numPr>
      </w:pPr>
      <w:r>
        <w:t>OWASP Proactive Controls</w:t>
      </w:r>
      <w:r>
        <w:br/>
      </w:r>
      <w:hyperlink r:id="rId64" w:history="1">
        <w:r w:rsidRPr="007507FC">
          <w:rPr>
            <w:rStyle w:val="Hyperlink"/>
          </w:rPr>
          <w:t>https://www.owasp.org/index.php/OWASP_Proactive_Controls</w:t>
        </w:r>
      </w:hyperlink>
      <w:r>
        <w:t xml:space="preserve">  </w:t>
      </w:r>
    </w:p>
    <w:p w14:paraId="5C642447" w14:textId="20830DB0" w:rsidR="003A0B4D" w:rsidRDefault="003A0B4D" w:rsidP="009D1F1E">
      <w:pPr>
        <w:pStyle w:val="ListParagraph"/>
        <w:numPr>
          <w:ilvl w:val="0"/>
          <w:numId w:val="3"/>
        </w:numPr>
      </w:pPr>
      <w:r>
        <w:t>OWASP Top 10</w:t>
      </w:r>
      <w:r>
        <w:br/>
      </w:r>
      <w:hyperlink r:id="rId65" w:history="1">
        <w:r w:rsidRPr="007507FC">
          <w:rPr>
            <w:rStyle w:val="Hyperlink"/>
          </w:rPr>
          <w:t>https://www.owasp.org/index.php/Top_10_2013-Top_10</w:t>
        </w:r>
      </w:hyperlink>
      <w:r>
        <w:t xml:space="preserve">  </w:t>
      </w:r>
    </w:p>
    <w:p w14:paraId="08D0A052" w14:textId="22211924" w:rsidR="003A0B4D" w:rsidRDefault="003A0B4D" w:rsidP="009D1F1E">
      <w:pPr>
        <w:pStyle w:val="ListParagraph"/>
        <w:numPr>
          <w:ilvl w:val="0"/>
          <w:numId w:val="3"/>
        </w:numPr>
      </w:pPr>
      <w:r>
        <w:t>OWASP Mobile Top 10</w:t>
      </w:r>
      <w:r>
        <w:br/>
      </w:r>
      <w:hyperlink r:id="rId66" w:history="1">
        <w:r w:rsidRPr="007507FC">
          <w:rPr>
            <w:rStyle w:val="Hyperlink"/>
          </w:rPr>
          <w:t>https://www.owasp.org/index.php/Projects/OWASP_Mobile_Security_Project_-_Top_Ten_Mobile_Risks</w:t>
        </w:r>
      </w:hyperlink>
      <w:r>
        <w:t xml:space="preserve"> </w:t>
      </w:r>
    </w:p>
    <w:p w14:paraId="6956D1E9" w14:textId="77777777" w:rsidR="00BA7AD0" w:rsidRDefault="00BA7AD0" w:rsidP="003A0B4D">
      <w:pPr>
        <w:ind w:left="360"/>
      </w:pPr>
    </w:p>
    <w:p w14:paraId="46A32C2D" w14:textId="5931DF78" w:rsidR="003A0B4D" w:rsidRDefault="003A0B4D" w:rsidP="003A0B4D">
      <w:pPr>
        <w:ind w:left="360"/>
      </w:pPr>
      <w:r>
        <w:t xml:space="preserve">Similarly, the following web sites are most likely to be useful to users/adopters of this standard: </w:t>
      </w:r>
    </w:p>
    <w:p w14:paraId="7CE291A3" w14:textId="03C51CB6" w:rsidR="003A0B4D" w:rsidRDefault="003A0B4D" w:rsidP="009D1F1E">
      <w:pPr>
        <w:pStyle w:val="ListParagraph"/>
        <w:numPr>
          <w:ilvl w:val="0"/>
          <w:numId w:val="3"/>
        </w:numPr>
      </w:pPr>
      <w:r>
        <w:t xml:space="preserve">MITRE Common Weakness Enumeration - </w:t>
      </w:r>
      <w:hyperlink r:id="rId67" w:history="1">
        <w:r w:rsidRPr="007507FC">
          <w:rPr>
            <w:rStyle w:val="Hyperlink"/>
          </w:rPr>
          <w:t>http://cwe.mitre.org/</w:t>
        </w:r>
      </w:hyperlink>
      <w:r>
        <w:t xml:space="preserve">  </w:t>
      </w:r>
    </w:p>
    <w:p w14:paraId="1AFA0B82" w14:textId="0F1D90CF" w:rsidR="003A0B4D" w:rsidRDefault="003A0B4D" w:rsidP="009D1F1E">
      <w:pPr>
        <w:pStyle w:val="ListParagraph"/>
        <w:numPr>
          <w:ilvl w:val="0"/>
          <w:numId w:val="3"/>
        </w:numPr>
      </w:pPr>
      <w:r>
        <w:t xml:space="preserve">PCI Security Standards Council - </w:t>
      </w:r>
      <w:hyperlink r:id="rId68" w:history="1">
        <w:r w:rsidRPr="007507FC">
          <w:rPr>
            <w:rStyle w:val="Hyperlink"/>
          </w:rPr>
          <w:t>https://www.pcisecuritystandards.org</w:t>
        </w:r>
      </w:hyperlink>
      <w:r>
        <w:t xml:space="preserve">   </w:t>
      </w:r>
    </w:p>
    <w:p w14:paraId="05984648" w14:textId="68318B32" w:rsidR="003A0B4D" w:rsidRDefault="003A0B4D" w:rsidP="009D1F1E">
      <w:pPr>
        <w:pStyle w:val="ListParagraph"/>
        <w:numPr>
          <w:ilvl w:val="0"/>
          <w:numId w:val="3"/>
        </w:numPr>
      </w:pPr>
      <w:r>
        <w:t xml:space="preserve">PCI Data Security Standard (DSS) v3.0 Requirements and Security Assessment Procedures </w:t>
      </w:r>
      <w:hyperlink r:id="rId69" w:history="1">
        <w:r w:rsidRPr="007507FC">
          <w:rPr>
            <w:rStyle w:val="Hyperlink"/>
          </w:rPr>
          <w:t>https://www.pcisecuritystandards.org/documents/PCI_DSS_v3.pdf</w:t>
        </w:r>
      </w:hyperlink>
      <w:r>
        <w:t xml:space="preserve"> </w:t>
      </w:r>
    </w:p>
    <w:p w14:paraId="45B55550" w14:textId="41B52497" w:rsidR="00E34115" w:rsidRDefault="00E34115" w:rsidP="00E34115"/>
    <w:p w14:paraId="5D499476" w14:textId="6AAE551C" w:rsidR="00E34115" w:rsidRDefault="00E34115" w:rsidP="00E34115">
      <w:pPr>
        <w:pStyle w:val="Heading1"/>
      </w:pPr>
      <w:bookmarkStart w:id="820" w:name="_Toc440139701"/>
      <w:r>
        <w:lastRenderedPageBreak/>
        <w:t>Appendix D: Standards Mappings</w:t>
      </w:r>
      <w:bookmarkEnd w:id="820"/>
    </w:p>
    <w:p w14:paraId="450F870E" w14:textId="77777777" w:rsidR="00BA7AD0" w:rsidRDefault="00BA7AD0" w:rsidP="00155729">
      <w:r>
        <w:t xml:space="preserve">PCI DSS 6.5 </w:t>
      </w:r>
      <w:proofErr w:type="gramStart"/>
      <w:r>
        <w:t>is derived</w:t>
      </w:r>
      <w:proofErr w:type="gramEnd"/>
      <w:r>
        <w:t xml:space="preserve"> from the OWASP Top 10 2004/2007, with some recent process extensions. The ASVS is a strict superset of the OWASP Top 10 2013 (154 items to 10 items), so all of the issues covered by OWASP Top 10 and PCI DSS 6.5.x are handled by more fine grained ASVS control requirements. For example, “Broken authentication and session management” maps exactly to sections V2 Authentication and V3 Session Management. </w:t>
      </w:r>
    </w:p>
    <w:p w14:paraId="3D04031E" w14:textId="5D5E30FF" w:rsidR="00BA7AD0" w:rsidRDefault="00BA7AD0" w:rsidP="00155729">
      <w:r>
        <w:t xml:space="preserve">Full mapping </w:t>
      </w:r>
      <w:proofErr w:type="gramStart"/>
      <w:r>
        <w:t>is achieved</w:t>
      </w:r>
      <w:proofErr w:type="gramEnd"/>
      <w:r>
        <w:t xml:space="preserve"> by verification level 3, although verification level 2 will address most PCI DSS 6.5 requirements except 6.5.3 and 6.5.4.</w:t>
      </w:r>
      <w:r w:rsidR="00155729">
        <w:t xml:space="preserve"> </w:t>
      </w:r>
      <w:r>
        <w:t xml:space="preserve">Process issues, such as PCI DSS 6.5.6, </w:t>
      </w:r>
      <w:proofErr w:type="gramStart"/>
      <w:r>
        <w:t>are not covered</w:t>
      </w:r>
      <w:proofErr w:type="gramEnd"/>
      <w:r>
        <w:t xml:space="preserve"> by the ASVS.</w:t>
      </w:r>
    </w:p>
    <w:p w14:paraId="018A8F8A" w14:textId="77777777" w:rsidR="00155729" w:rsidRDefault="00155729" w:rsidP="00155729"/>
    <w:tbl>
      <w:tblPr>
        <w:tblStyle w:val="ListTable3Accent5"/>
        <w:tblW w:w="0" w:type="auto"/>
        <w:tblLook w:val="0420" w:firstRow="1" w:lastRow="0" w:firstColumn="0" w:lastColumn="0" w:noHBand="0" w:noVBand="1"/>
      </w:tblPr>
      <w:tblGrid>
        <w:gridCol w:w="3003"/>
        <w:gridCol w:w="3003"/>
        <w:gridCol w:w="3004"/>
      </w:tblGrid>
      <w:tr w:rsidR="00155729" w14:paraId="38F55AEE" w14:textId="77777777" w:rsidTr="00155729">
        <w:trPr>
          <w:cnfStyle w:val="100000000000" w:firstRow="1" w:lastRow="0" w:firstColumn="0" w:lastColumn="0" w:oddVBand="0" w:evenVBand="0" w:oddHBand="0" w:evenHBand="0" w:firstRowFirstColumn="0" w:firstRowLastColumn="0" w:lastRowFirstColumn="0" w:lastRowLastColumn="0"/>
        </w:trPr>
        <w:tc>
          <w:tcPr>
            <w:tcW w:w="3003" w:type="dxa"/>
            <w:vAlign w:val="center"/>
          </w:tcPr>
          <w:p w14:paraId="5361954C" w14:textId="1E6958FB" w:rsidR="00155729" w:rsidRDefault="00155729" w:rsidP="00155729">
            <w:pPr>
              <w:pStyle w:val="TableHeading"/>
              <w:jc w:val="left"/>
            </w:pPr>
            <w:r w:rsidRPr="00DC03B0">
              <w:t>PCI-DSS 3.0</w:t>
            </w:r>
          </w:p>
        </w:tc>
        <w:tc>
          <w:tcPr>
            <w:tcW w:w="3003" w:type="dxa"/>
            <w:vAlign w:val="center"/>
          </w:tcPr>
          <w:p w14:paraId="61A9753A" w14:textId="0F4EEECE" w:rsidR="00155729" w:rsidRDefault="00155729" w:rsidP="00155729">
            <w:pPr>
              <w:pStyle w:val="TableHeading"/>
              <w:jc w:val="left"/>
            </w:pPr>
            <w:r w:rsidRPr="00A711C6">
              <w:t>ASVS 3.0</w:t>
            </w:r>
          </w:p>
        </w:tc>
        <w:tc>
          <w:tcPr>
            <w:tcW w:w="3004" w:type="dxa"/>
            <w:vAlign w:val="center"/>
          </w:tcPr>
          <w:p w14:paraId="3D030C22" w14:textId="0E4FD65E" w:rsidR="00155729" w:rsidRDefault="00155729" w:rsidP="00155729">
            <w:pPr>
              <w:pStyle w:val="TableHeading"/>
              <w:jc w:val="left"/>
            </w:pPr>
            <w:r w:rsidRPr="00864526">
              <w:t>Description</w:t>
            </w:r>
          </w:p>
        </w:tc>
      </w:tr>
      <w:tr w:rsidR="00155729" w:rsidRPr="00155729" w14:paraId="307DE06F"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695B4DA8" w14:textId="77777777" w:rsidR="00F04C46" w:rsidRDefault="00155729" w:rsidP="00155729">
            <w:pPr>
              <w:rPr>
                <w:ins w:id="821" w:author="jason" w:date="2016-01-10T09:48:00Z"/>
                <w:sz w:val="20"/>
                <w:szCs w:val="20"/>
              </w:rPr>
            </w:pPr>
            <w:r w:rsidRPr="00155729">
              <w:rPr>
                <w:sz w:val="20"/>
                <w:szCs w:val="20"/>
              </w:rPr>
              <w:t>6.5.1 Injection flaws, particularly SQL injection</w:t>
            </w:r>
            <w:del w:id="822" w:author="jason" w:date="2016-01-10T09:48:00Z">
              <w:r w:rsidRPr="00155729" w:rsidDel="00F04C46">
                <w:rPr>
                  <w:sz w:val="20"/>
                  <w:szCs w:val="20"/>
                </w:rPr>
                <w:delText>.</w:delText>
              </w:r>
            </w:del>
            <w:r w:rsidRPr="00155729">
              <w:rPr>
                <w:sz w:val="20"/>
                <w:szCs w:val="20"/>
              </w:rPr>
              <w:t xml:space="preserve"> </w:t>
            </w:r>
          </w:p>
          <w:p w14:paraId="37AE297D" w14:textId="6EBF044A" w:rsidR="00155729" w:rsidRPr="00155729" w:rsidRDefault="00155729" w:rsidP="00155729">
            <w:pPr>
              <w:rPr>
                <w:sz w:val="20"/>
                <w:szCs w:val="20"/>
              </w:rPr>
            </w:pPr>
            <w:r w:rsidRPr="00155729">
              <w:rPr>
                <w:sz w:val="20"/>
                <w:szCs w:val="20"/>
              </w:rPr>
              <w:t>Also consider OS Command Injection, LDAP and XPath injection flaws as well as other injection flaws</w:t>
            </w:r>
          </w:p>
        </w:tc>
        <w:tc>
          <w:tcPr>
            <w:tcW w:w="3003" w:type="dxa"/>
          </w:tcPr>
          <w:p w14:paraId="2F7A6FC3" w14:textId="622C1DD0" w:rsidR="00155729" w:rsidRPr="00155729" w:rsidRDefault="00155729" w:rsidP="00155729">
            <w:pPr>
              <w:rPr>
                <w:sz w:val="20"/>
                <w:szCs w:val="20"/>
              </w:rPr>
            </w:pPr>
            <w:r w:rsidRPr="00155729">
              <w:rPr>
                <w:sz w:val="20"/>
                <w:szCs w:val="20"/>
              </w:rPr>
              <w:t>5.11, 5.12, 5.13, 8.14, 16.2</w:t>
            </w:r>
          </w:p>
        </w:tc>
        <w:tc>
          <w:tcPr>
            <w:tcW w:w="3004" w:type="dxa"/>
          </w:tcPr>
          <w:p w14:paraId="071E4D08" w14:textId="27DF96B0" w:rsidR="00155729" w:rsidRPr="00155729" w:rsidRDefault="00155729" w:rsidP="00155729">
            <w:pPr>
              <w:rPr>
                <w:sz w:val="20"/>
                <w:szCs w:val="20"/>
              </w:rPr>
            </w:pPr>
            <w:r w:rsidRPr="00155729">
              <w:rPr>
                <w:sz w:val="20"/>
                <w:szCs w:val="20"/>
              </w:rPr>
              <w:t>Exact mapping</w:t>
            </w:r>
            <w:del w:id="823" w:author="jason" w:date="2016-01-10T09:48:00Z">
              <w:r w:rsidRPr="00155729" w:rsidDel="00F04C46">
                <w:rPr>
                  <w:sz w:val="20"/>
                  <w:szCs w:val="20"/>
                </w:rPr>
                <w:delText>.</w:delText>
              </w:r>
            </w:del>
          </w:p>
        </w:tc>
      </w:tr>
      <w:tr w:rsidR="00155729" w:rsidRPr="00155729" w14:paraId="0603E306" w14:textId="77777777" w:rsidTr="00155729">
        <w:tc>
          <w:tcPr>
            <w:tcW w:w="3003" w:type="dxa"/>
          </w:tcPr>
          <w:p w14:paraId="6817C276" w14:textId="43D8A31C" w:rsidR="00155729" w:rsidRPr="00155729" w:rsidRDefault="00155729" w:rsidP="00155729">
            <w:pPr>
              <w:rPr>
                <w:sz w:val="20"/>
                <w:szCs w:val="20"/>
              </w:rPr>
            </w:pPr>
            <w:r w:rsidRPr="00155729">
              <w:rPr>
                <w:sz w:val="20"/>
                <w:szCs w:val="20"/>
              </w:rPr>
              <w:t>6.5.2 Buffer overflows</w:t>
            </w:r>
          </w:p>
        </w:tc>
        <w:tc>
          <w:tcPr>
            <w:tcW w:w="3003" w:type="dxa"/>
          </w:tcPr>
          <w:p w14:paraId="728C1549" w14:textId="5180B19E" w:rsidR="00155729" w:rsidRPr="00155729" w:rsidRDefault="00155729" w:rsidP="00155729">
            <w:pPr>
              <w:rPr>
                <w:sz w:val="20"/>
                <w:szCs w:val="20"/>
              </w:rPr>
            </w:pPr>
            <w:r w:rsidRPr="00155729">
              <w:rPr>
                <w:sz w:val="20"/>
                <w:szCs w:val="20"/>
              </w:rPr>
              <w:t>5.1</w:t>
            </w:r>
          </w:p>
        </w:tc>
        <w:tc>
          <w:tcPr>
            <w:tcW w:w="3004" w:type="dxa"/>
          </w:tcPr>
          <w:p w14:paraId="03198B5B" w14:textId="47A49CCD" w:rsidR="00155729" w:rsidRPr="00155729" w:rsidRDefault="00155729" w:rsidP="00155729">
            <w:pPr>
              <w:rPr>
                <w:sz w:val="20"/>
                <w:szCs w:val="20"/>
              </w:rPr>
            </w:pPr>
            <w:r w:rsidRPr="00155729">
              <w:rPr>
                <w:sz w:val="20"/>
                <w:szCs w:val="20"/>
              </w:rPr>
              <w:t>Exact mapping</w:t>
            </w:r>
          </w:p>
        </w:tc>
      </w:tr>
      <w:tr w:rsidR="00155729" w:rsidRPr="00155729" w14:paraId="3BBE4C49"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E29232A" w14:textId="68F63825" w:rsidR="00155729" w:rsidRPr="00155729" w:rsidRDefault="00155729" w:rsidP="00155729">
            <w:pPr>
              <w:rPr>
                <w:sz w:val="20"/>
                <w:szCs w:val="20"/>
              </w:rPr>
            </w:pPr>
            <w:r w:rsidRPr="00155729">
              <w:rPr>
                <w:sz w:val="20"/>
                <w:szCs w:val="20"/>
              </w:rPr>
              <w:t>6.5.3 Insecure cryptographic storage</w:t>
            </w:r>
          </w:p>
        </w:tc>
        <w:tc>
          <w:tcPr>
            <w:tcW w:w="3003" w:type="dxa"/>
          </w:tcPr>
          <w:p w14:paraId="6B36E5C0" w14:textId="512ADA4E" w:rsidR="00155729" w:rsidRPr="00155729" w:rsidRDefault="00155729" w:rsidP="00155729">
            <w:pPr>
              <w:rPr>
                <w:sz w:val="20"/>
                <w:szCs w:val="20"/>
              </w:rPr>
            </w:pPr>
            <w:r w:rsidRPr="00155729">
              <w:rPr>
                <w:sz w:val="20"/>
                <w:szCs w:val="20"/>
              </w:rPr>
              <w:t>v7 - all</w:t>
            </w:r>
          </w:p>
        </w:tc>
        <w:tc>
          <w:tcPr>
            <w:tcW w:w="3004" w:type="dxa"/>
          </w:tcPr>
          <w:p w14:paraId="3418F00F" w14:textId="11204D86" w:rsidR="00155729" w:rsidRPr="00155729" w:rsidRDefault="00155729" w:rsidP="00155729">
            <w:pPr>
              <w:rPr>
                <w:sz w:val="20"/>
                <w:szCs w:val="20"/>
              </w:rPr>
            </w:pPr>
            <w:r w:rsidRPr="00155729">
              <w:rPr>
                <w:sz w:val="20"/>
                <w:szCs w:val="20"/>
              </w:rPr>
              <w:t>Comprehensive mapping from Level 1 up</w:t>
            </w:r>
          </w:p>
        </w:tc>
      </w:tr>
      <w:tr w:rsidR="00155729" w:rsidRPr="00155729" w14:paraId="3D8C90DF" w14:textId="77777777" w:rsidTr="00155729">
        <w:tc>
          <w:tcPr>
            <w:tcW w:w="3003" w:type="dxa"/>
          </w:tcPr>
          <w:p w14:paraId="0E816863" w14:textId="48D4CE84" w:rsidR="00155729" w:rsidRPr="00155729" w:rsidRDefault="00155729" w:rsidP="00155729">
            <w:pPr>
              <w:rPr>
                <w:sz w:val="20"/>
                <w:szCs w:val="20"/>
              </w:rPr>
            </w:pPr>
            <w:r w:rsidRPr="00155729">
              <w:rPr>
                <w:sz w:val="20"/>
                <w:szCs w:val="20"/>
              </w:rPr>
              <w:t>6.5.4 Insecure communications</w:t>
            </w:r>
          </w:p>
        </w:tc>
        <w:tc>
          <w:tcPr>
            <w:tcW w:w="3003" w:type="dxa"/>
          </w:tcPr>
          <w:p w14:paraId="158E459B" w14:textId="7405CF5B" w:rsidR="00155729" w:rsidRPr="00155729" w:rsidRDefault="00155729" w:rsidP="00155729">
            <w:pPr>
              <w:rPr>
                <w:sz w:val="20"/>
                <w:szCs w:val="20"/>
              </w:rPr>
            </w:pPr>
            <w:r w:rsidRPr="00155729">
              <w:rPr>
                <w:sz w:val="20"/>
                <w:szCs w:val="20"/>
              </w:rPr>
              <w:t>v10 - all</w:t>
            </w:r>
          </w:p>
        </w:tc>
        <w:tc>
          <w:tcPr>
            <w:tcW w:w="3004" w:type="dxa"/>
          </w:tcPr>
          <w:p w14:paraId="0E110229" w14:textId="1F4ADA7C" w:rsidR="00155729" w:rsidRPr="00155729" w:rsidRDefault="00155729" w:rsidP="00155729">
            <w:pPr>
              <w:rPr>
                <w:sz w:val="20"/>
                <w:szCs w:val="20"/>
              </w:rPr>
            </w:pPr>
            <w:r w:rsidRPr="00155729">
              <w:rPr>
                <w:sz w:val="20"/>
                <w:szCs w:val="20"/>
              </w:rPr>
              <w:t>Comprehensive mapping from Level 1 up</w:t>
            </w:r>
          </w:p>
        </w:tc>
      </w:tr>
      <w:tr w:rsidR="00155729" w:rsidRPr="00155729" w14:paraId="4DCB33E0"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49E9AC5" w14:textId="27036716" w:rsidR="00155729" w:rsidRPr="00155729" w:rsidRDefault="00155729" w:rsidP="00155729">
            <w:pPr>
              <w:rPr>
                <w:sz w:val="20"/>
                <w:szCs w:val="20"/>
              </w:rPr>
            </w:pPr>
            <w:r w:rsidRPr="00155729">
              <w:rPr>
                <w:sz w:val="20"/>
                <w:szCs w:val="20"/>
              </w:rPr>
              <w:t>6.5.5 Improper error handling</w:t>
            </w:r>
          </w:p>
        </w:tc>
        <w:tc>
          <w:tcPr>
            <w:tcW w:w="3003" w:type="dxa"/>
          </w:tcPr>
          <w:p w14:paraId="63A456A6" w14:textId="1DF0BAEA" w:rsidR="00155729" w:rsidRPr="00155729" w:rsidRDefault="00155729" w:rsidP="00155729">
            <w:pPr>
              <w:rPr>
                <w:sz w:val="20"/>
                <w:szCs w:val="20"/>
              </w:rPr>
            </w:pPr>
            <w:r w:rsidRPr="00155729">
              <w:rPr>
                <w:sz w:val="20"/>
                <w:szCs w:val="20"/>
              </w:rPr>
              <w:t>3.6, 7.2, 8.1, 8.2</w:t>
            </w:r>
          </w:p>
        </w:tc>
        <w:tc>
          <w:tcPr>
            <w:tcW w:w="3004" w:type="dxa"/>
          </w:tcPr>
          <w:p w14:paraId="329D0B67" w14:textId="15AC817E" w:rsidR="00155729" w:rsidRPr="00155729" w:rsidRDefault="00155729" w:rsidP="00155729">
            <w:pPr>
              <w:rPr>
                <w:sz w:val="20"/>
                <w:szCs w:val="20"/>
              </w:rPr>
            </w:pPr>
            <w:r w:rsidRPr="00155729">
              <w:rPr>
                <w:sz w:val="20"/>
                <w:szCs w:val="20"/>
              </w:rPr>
              <w:t>Exact mapping</w:t>
            </w:r>
          </w:p>
        </w:tc>
      </w:tr>
      <w:tr w:rsidR="00155729" w:rsidRPr="00155729" w14:paraId="3BB80637" w14:textId="77777777" w:rsidTr="00155729">
        <w:tc>
          <w:tcPr>
            <w:tcW w:w="3003" w:type="dxa"/>
          </w:tcPr>
          <w:p w14:paraId="079200D4" w14:textId="48967542" w:rsidR="00155729" w:rsidRPr="00155729" w:rsidRDefault="00155729" w:rsidP="00155729">
            <w:pPr>
              <w:rPr>
                <w:sz w:val="20"/>
                <w:szCs w:val="20"/>
              </w:rPr>
            </w:pPr>
            <w:r w:rsidRPr="00155729">
              <w:rPr>
                <w:sz w:val="20"/>
                <w:szCs w:val="20"/>
              </w:rPr>
              <w:t>6.5.7 Cross-site scripting (XSS)</w:t>
            </w:r>
          </w:p>
        </w:tc>
        <w:tc>
          <w:tcPr>
            <w:tcW w:w="3003" w:type="dxa"/>
          </w:tcPr>
          <w:p w14:paraId="07368070" w14:textId="373F695E" w:rsidR="00155729" w:rsidRPr="00155729" w:rsidRDefault="00155729" w:rsidP="00155729">
            <w:pPr>
              <w:rPr>
                <w:sz w:val="20"/>
                <w:szCs w:val="20"/>
              </w:rPr>
            </w:pPr>
            <w:r w:rsidRPr="00155729">
              <w:rPr>
                <w:sz w:val="20"/>
                <w:szCs w:val="20"/>
              </w:rPr>
              <w:t>5.16, 5.20, 5.21, 5.24, 5.25, 5.26, 5.27, 11.4,11.15</w:t>
            </w:r>
          </w:p>
        </w:tc>
        <w:tc>
          <w:tcPr>
            <w:tcW w:w="3004" w:type="dxa"/>
          </w:tcPr>
          <w:p w14:paraId="50E9FDBC" w14:textId="15F08C54" w:rsidR="00155729" w:rsidRPr="00155729" w:rsidRDefault="00155729" w:rsidP="00155729">
            <w:pPr>
              <w:rPr>
                <w:sz w:val="20"/>
                <w:szCs w:val="20"/>
              </w:rPr>
            </w:pPr>
            <w:r w:rsidRPr="00155729">
              <w:rPr>
                <w:sz w:val="20"/>
                <w:szCs w:val="20"/>
              </w:rPr>
              <w:t xml:space="preserve">ASVS breaks down XSS into several requirements highlighting the complexity of XSS </w:t>
            </w:r>
            <w:proofErr w:type="spellStart"/>
            <w:r w:rsidRPr="00155729">
              <w:rPr>
                <w:sz w:val="20"/>
                <w:szCs w:val="20"/>
              </w:rPr>
              <w:t>defense</w:t>
            </w:r>
            <w:proofErr w:type="spellEnd"/>
            <w:r w:rsidRPr="00155729">
              <w:rPr>
                <w:sz w:val="20"/>
                <w:szCs w:val="20"/>
              </w:rPr>
              <w:t xml:space="preserve"> especially for legacy applications</w:t>
            </w:r>
          </w:p>
        </w:tc>
      </w:tr>
      <w:tr w:rsidR="00155729" w:rsidRPr="00155729" w14:paraId="7C8AB4C7"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914BDFA" w14:textId="3114780E" w:rsidR="00155729" w:rsidRPr="00155729" w:rsidRDefault="00155729" w:rsidP="00F04C46">
            <w:pPr>
              <w:rPr>
                <w:sz w:val="20"/>
                <w:szCs w:val="20"/>
              </w:rPr>
            </w:pPr>
            <w:r w:rsidRPr="00155729">
              <w:rPr>
                <w:sz w:val="20"/>
                <w:szCs w:val="20"/>
              </w:rPr>
              <w:t>6.5.8 Improper Access Control (such as insecure direct object references, failure to restrict URL access, directory traversal and failure to restrict user access to functions)</w:t>
            </w:r>
            <w:del w:id="824" w:author="jason" w:date="2016-01-10T09:49:00Z">
              <w:r w:rsidRPr="00155729" w:rsidDel="00F04C46">
                <w:rPr>
                  <w:sz w:val="20"/>
                  <w:szCs w:val="20"/>
                </w:rPr>
                <w:delText>.</w:delText>
              </w:r>
            </w:del>
          </w:p>
        </w:tc>
        <w:tc>
          <w:tcPr>
            <w:tcW w:w="3003" w:type="dxa"/>
          </w:tcPr>
          <w:p w14:paraId="6BC90126" w14:textId="16BA0422" w:rsidR="00155729" w:rsidRPr="00155729" w:rsidRDefault="00155729" w:rsidP="00155729">
            <w:pPr>
              <w:rPr>
                <w:sz w:val="20"/>
                <w:szCs w:val="20"/>
              </w:rPr>
            </w:pPr>
            <w:r w:rsidRPr="00155729">
              <w:rPr>
                <w:sz w:val="20"/>
                <w:szCs w:val="20"/>
              </w:rPr>
              <w:t xml:space="preserve">v4 - all </w:t>
            </w:r>
          </w:p>
        </w:tc>
        <w:tc>
          <w:tcPr>
            <w:tcW w:w="3004" w:type="dxa"/>
          </w:tcPr>
          <w:p w14:paraId="193E0D23" w14:textId="484425EB" w:rsidR="00155729" w:rsidRPr="00155729" w:rsidRDefault="00155729" w:rsidP="00155729">
            <w:pPr>
              <w:rPr>
                <w:sz w:val="20"/>
                <w:szCs w:val="20"/>
              </w:rPr>
            </w:pPr>
            <w:r w:rsidRPr="00155729">
              <w:rPr>
                <w:sz w:val="20"/>
                <w:szCs w:val="20"/>
              </w:rPr>
              <w:t>Comprehensive mapping from Level 1 up</w:t>
            </w:r>
          </w:p>
        </w:tc>
      </w:tr>
      <w:tr w:rsidR="00155729" w:rsidRPr="00155729" w14:paraId="59031FB9" w14:textId="77777777" w:rsidTr="00155729">
        <w:tc>
          <w:tcPr>
            <w:tcW w:w="3003" w:type="dxa"/>
          </w:tcPr>
          <w:p w14:paraId="21BD6F95" w14:textId="2FAC4D59" w:rsidR="00155729" w:rsidRPr="00155729" w:rsidRDefault="00155729" w:rsidP="00155729">
            <w:pPr>
              <w:rPr>
                <w:sz w:val="20"/>
                <w:szCs w:val="20"/>
              </w:rPr>
            </w:pPr>
            <w:r w:rsidRPr="00155729">
              <w:rPr>
                <w:sz w:val="20"/>
                <w:szCs w:val="20"/>
              </w:rPr>
              <w:lastRenderedPageBreak/>
              <w:t>6.5.9 Cross-site request forgery (CSRF)</w:t>
            </w:r>
            <w:del w:id="825" w:author="jason" w:date="2016-01-10T09:49:00Z">
              <w:r w:rsidRPr="00155729" w:rsidDel="00F04C46">
                <w:rPr>
                  <w:sz w:val="20"/>
                  <w:szCs w:val="20"/>
                </w:rPr>
                <w:delText>.</w:delText>
              </w:r>
            </w:del>
          </w:p>
        </w:tc>
        <w:tc>
          <w:tcPr>
            <w:tcW w:w="3003" w:type="dxa"/>
          </w:tcPr>
          <w:p w14:paraId="7B6E5A9A" w14:textId="793D3CAD" w:rsidR="00155729" w:rsidRPr="00155729" w:rsidRDefault="00155729" w:rsidP="00155729">
            <w:pPr>
              <w:rPr>
                <w:sz w:val="20"/>
                <w:szCs w:val="20"/>
              </w:rPr>
            </w:pPr>
            <w:r w:rsidRPr="00155729">
              <w:rPr>
                <w:sz w:val="20"/>
                <w:szCs w:val="20"/>
              </w:rPr>
              <w:t>4.13</w:t>
            </w:r>
          </w:p>
        </w:tc>
        <w:tc>
          <w:tcPr>
            <w:tcW w:w="3004" w:type="dxa"/>
          </w:tcPr>
          <w:p w14:paraId="794E7D96" w14:textId="77777777" w:rsidR="00F04C46" w:rsidRDefault="00155729" w:rsidP="00155729">
            <w:pPr>
              <w:rPr>
                <w:ins w:id="826" w:author="jason" w:date="2016-01-10T09:49:00Z"/>
                <w:sz w:val="20"/>
                <w:szCs w:val="20"/>
              </w:rPr>
            </w:pPr>
            <w:r w:rsidRPr="00155729">
              <w:rPr>
                <w:sz w:val="20"/>
                <w:szCs w:val="20"/>
              </w:rPr>
              <w:t>Exact mapping</w:t>
            </w:r>
            <w:del w:id="827" w:author="jason" w:date="2016-01-10T09:49:00Z">
              <w:r w:rsidRPr="00155729" w:rsidDel="00F04C46">
                <w:rPr>
                  <w:sz w:val="20"/>
                  <w:szCs w:val="20"/>
                </w:rPr>
                <w:delText>.</w:delText>
              </w:r>
            </w:del>
            <w:r w:rsidRPr="00155729">
              <w:rPr>
                <w:sz w:val="20"/>
                <w:szCs w:val="20"/>
              </w:rPr>
              <w:t xml:space="preserve"> </w:t>
            </w:r>
          </w:p>
          <w:p w14:paraId="5396BDFB" w14:textId="5334CECA" w:rsidR="00155729" w:rsidRPr="00155729" w:rsidRDefault="00155729" w:rsidP="00155729">
            <w:pPr>
              <w:rPr>
                <w:sz w:val="20"/>
                <w:szCs w:val="20"/>
              </w:rPr>
            </w:pPr>
            <w:r w:rsidRPr="00155729">
              <w:rPr>
                <w:sz w:val="20"/>
                <w:szCs w:val="20"/>
              </w:rPr>
              <w:t xml:space="preserve">ASVS considers CSRF </w:t>
            </w:r>
            <w:proofErr w:type="spellStart"/>
            <w:r w:rsidRPr="00155729">
              <w:rPr>
                <w:sz w:val="20"/>
                <w:szCs w:val="20"/>
              </w:rPr>
              <w:t>defense</w:t>
            </w:r>
            <w:proofErr w:type="spellEnd"/>
            <w:r w:rsidRPr="00155729">
              <w:rPr>
                <w:sz w:val="20"/>
                <w:szCs w:val="20"/>
              </w:rPr>
              <w:t xml:space="preserve"> to be an aspect of access control</w:t>
            </w:r>
            <w:del w:id="828" w:author="jason" w:date="2016-01-10T09:49:00Z">
              <w:r w:rsidRPr="00155729" w:rsidDel="00F04C46">
                <w:rPr>
                  <w:sz w:val="20"/>
                  <w:szCs w:val="20"/>
                </w:rPr>
                <w:delText>.</w:delText>
              </w:r>
            </w:del>
          </w:p>
        </w:tc>
      </w:tr>
      <w:tr w:rsidR="00155729" w:rsidRPr="00155729" w14:paraId="094AAAD8"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06A96103" w14:textId="00202D25" w:rsidR="00155729" w:rsidRPr="00155729" w:rsidRDefault="00155729" w:rsidP="00155729">
            <w:pPr>
              <w:rPr>
                <w:sz w:val="20"/>
                <w:szCs w:val="20"/>
              </w:rPr>
            </w:pPr>
            <w:proofErr w:type="gramStart"/>
            <w:r w:rsidRPr="00155729">
              <w:rPr>
                <w:sz w:val="20"/>
                <w:szCs w:val="20"/>
              </w:rPr>
              <w:t>6.5.10 Broken authentication and session management.</w:t>
            </w:r>
            <w:proofErr w:type="gramEnd"/>
          </w:p>
        </w:tc>
        <w:tc>
          <w:tcPr>
            <w:tcW w:w="3003" w:type="dxa"/>
          </w:tcPr>
          <w:p w14:paraId="2AFB55C8" w14:textId="3D4DBF1F" w:rsidR="00155729" w:rsidRPr="00155729" w:rsidRDefault="00155729" w:rsidP="00155729">
            <w:pPr>
              <w:rPr>
                <w:sz w:val="20"/>
                <w:szCs w:val="20"/>
              </w:rPr>
            </w:pPr>
            <w:r w:rsidRPr="00155729">
              <w:rPr>
                <w:sz w:val="20"/>
                <w:szCs w:val="20"/>
              </w:rPr>
              <w:t>v2 and v3 - all</w:t>
            </w:r>
          </w:p>
        </w:tc>
        <w:tc>
          <w:tcPr>
            <w:tcW w:w="3004" w:type="dxa"/>
          </w:tcPr>
          <w:p w14:paraId="07169B26" w14:textId="439E7D6A" w:rsidR="00155729" w:rsidRPr="00155729" w:rsidRDefault="00155729" w:rsidP="00155729">
            <w:pPr>
              <w:rPr>
                <w:sz w:val="20"/>
                <w:szCs w:val="20"/>
              </w:rPr>
            </w:pPr>
            <w:r w:rsidRPr="00155729">
              <w:rPr>
                <w:sz w:val="20"/>
                <w:szCs w:val="20"/>
              </w:rPr>
              <w:t>Comprehensive mapping from Level 1 up</w:t>
            </w:r>
          </w:p>
        </w:tc>
      </w:tr>
    </w:tbl>
    <w:p w14:paraId="412209DC" w14:textId="77777777" w:rsidR="00BA7AD0" w:rsidRPr="00BA7AD0" w:rsidRDefault="00BA7AD0" w:rsidP="00BA7AD0"/>
    <w:sectPr w:rsidR="00BA7AD0" w:rsidRPr="00BA7AD0" w:rsidSect="008A3549">
      <w:pgSz w:w="11900" w:h="16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jason" w:date="2016-01-09T21:55:00Z" w:initials="j">
    <w:p w14:paraId="7744FE7F" w14:textId="4C64DF86" w:rsidR="00296CC3" w:rsidRDefault="00296CC3">
      <w:pPr>
        <w:pStyle w:val="CommentText"/>
      </w:pPr>
      <w:r>
        <w:rPr>
          <w:rStyle w:val="CommentReference"/>
        </w:rPr>
        <w:annotationRef/>
      </w:r>
      <w:r>
        <w:t>Shortened the TOC by making it one level. Many of the sub sections were all on the same page and the TOC was very long.</w:t>
      </w:r>
    </w:p>
  </w:comment>
  <w:comment w:id="330" w:author="jason" w:date="2016-01-09T21:55:00Z" w:initials="j">
    <w:p w14:paraId="2AEC5E3F" w14:textId="2949FD78" w:rsidR="00296CC3" w:rsidRDefault="00296CC3">
      <w:pPr>
        <w:pStyle w:val="CommentText"/>
      </w:pPr>
      <w:r>
        <w:rPr>
          <w:rStyle w:val="CommentReference"/>
        </w:rPr>
        <w:annotationRef/>
      </w:r>
      <w:r>
        <w:t>Typos in Figure 1 “TOOL/SERVICE PROVDER” and “DESIGN-</w:t>
      </w:r>
      <w:proofErr w:type="spellStart"/>
      <w:r>
        <w:t>LaEVELS</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4660AF" w14:textId="77777777" w:rsidR="0076436E" w:rsidRDefault="0076436E" w:rsidP="00BD5F80">
      <w:r>
        <w:separator/>
      </w:r>
    </w:p>
  </w:endnote>
  <w:endnote w:type="continuationSeparator" w:id="0">
    <w:p w14:paraId="6388D309" w14:textId="77777777" w:rsidR="0076436E" w:rsidRDefault="0076436E" w:rsidP="00BD5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546"/>
      <w:gridCol w:w="8704"/>
    </w:tblGrid>
    <w:tr w:rsidR="00296CC3" w:rsidRPr="00856D99" w14:paraId="5ED49377" w14:textId="77777777" w:rsidTr="009B6EC5">
      <w:tc>
        <w:tcPr>
          <w:tcW w:w="295" w:type="pct"/>
          <w:tcBorders>
            <w:right w:val="single" w:sz="18" w:space="0" w:color="5B9BD5" w:themeColor="accent1"/>
          </w:tcBorders>
        </w:tcPr>
        <w:p w14:paraId="13242B90" w14:textId="534D619D" w:rsidR="00296CC3" w:rsidRPr="00856D99" w:rsidRDefault="00296CC3" w:rsidP="00BD5F80">
          <w:pPr>
            <w:pStyle w:val="Header"/>
            <w:rPr>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02539D">
            <w:rPr>
              <w:noProof/>
              <w:sz w:val="20"/>
              <w:szCs w:val="20"/>
            </w:rPr>
            <w:t>54</w:t>
          </w:r>
          <w:r w:rsidRPr="00856D99">
            <w:rPr>
              <w:sz w:val="20"/>
              <w:szCs w:val="20"/>
            </w:rPr>
            <w:fldChar w:fldCharType="end"/>
          </w:r>
        </w:p>
      </w:tc>
      <w:sdt>
        <w:sdtPr>
          <w:rPr>
            <w:sz w:val="20"/>
            <w:szCs w:val="20"/>
          </w:rPr>
          <w:alias w:val="Title"/>
          <w:id w:val="177129825"/>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5B9BD5" w:themeColor="accent1"/>
              </w:tcBorders>
            </w:tcPr>
            <w:p w14:paraId="6DA7F0FA" w14:textId="24590ADE" w:rsidR="00296CC3" w:rsidRPr="00856D99" w:rsidRDefault="00296CC3" w:rsidP="00BD5F80">
              <w:pPr>
                <w:pStyle w:val="Header"/>
                <w:rPr>
                  <w:sz w:val="20"/>
                  <w:szCs w:val="20"/>
                </w:rPr>
              </w:pPr>
              <w:del w:id="685" w:author="jason" w:date="2016-01-10T13:21:00Z">
                <w:r w:rsidRPr="00856D99" w:rsidDel="00EB086E">
                  <w:rPr>
                    <w:sz w:val="20"/>
                    <w:szCs w:val="20"/>
                  </w:rPr>
                  <w:delText>OWASP Application Security Verification Standard 3.0</w:delText>
                </w:r>
              </w:del>
              <w:ins w:id="686" w:author="jason" w:date="2016-01-10T13:21:00Z">
                <w:r w:rsidRPr="00856D99">
                  <w:rPr>
                    <w:sz w:val="20"/>
                    <w:szCs w:val="20"/>
                  </w:rPr>
                  <w:t>OWASP Application Security Verification Standard 3.0</w:t>
                </w:r>
                <w:r>
                  <w:rPr>
                    <w:sz w:val="20"/>
                    <w:szCs w:val="20"/>
                  </w:rPr>
                  <w:t>.1</w:t>
                </w:r>
              </w:ins>
            </w:p>
          </w:tc>
        </w:sdtContent>
      </w:sdt>
    </w:tr>
  </w:tbl>
  <w:p w14:paraId="13F7D41B" w14:textId="77777777" w:rsidR="00296CC3" w:rsidRDefault="00296CC3" w:rsidP="00BD5F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8791"/>
      <w:gridCol w:w="459"/>
    </w:tblGrid>
    <w:tr w:rsidR="00296CC3" w:rsidRPr="00856D99" w14:paraId="0A7D4266" w14:textId="77777777" w:rsidTr="009B6EC5">
      <w:sdt>
        <w:sdtPr>
          <w:rPr>
            <w:sz w:val="20"/>
            <w:szCs w:val="20"/>
          </w:rPr>
          <w:alias w:val="Title"/>
          <w:id w:val="177129827"/>
          <w:dataBinding w:prefixMappings="xmlns:ns0='http://schemas.openxmlformats.org/package/2006/metadata/core-properties' xmlns:ns1='http://purl.org/dc/elements/1.1/'" w:xpath="/ns0:coreProperties[1]/ns1:title[1]" w:storeItemID="{6C3C8BC8-F283-45AE-878A-BAB7291924A1}"/>
          <w:text/>
        </w:sdtPr>
        <w:sdtContent>
          <w:tc>
            <w:tcPr>
              <w:tcW w:w="4752" w:type="pct"/>
              <w:tcBorders>
                <w:right w:val="single" w:sz="18" w:space="0" w:color="5B9BD5" w:themeColor="accent1"/>
              </w:tcBorders>
            </w:tcPr>
            <w:p w14:paraId="5D87A24E" w14:textId="68B9DDF1" w:rsidR="00296CC3" w:rsidRPr="00856D99" w:rsidRDefault="00296CC3" w:rsidP="00BD5F80">
              <w:pPr>
                <w:pStyle w:val="Header"/>
                <w:rPr>
                  <w:sz w:val="20"/>
                  <w:szCs w:val="20"/>
                </w:rPr>
              </w:pPr>
              <w:del w:id="687" w:author="jason" w:date="2016-01-10T13:21:00Z">
                <w:r w:rsidRPr="00856D99" w:rsidDel="00EB086E">
                  <w:rPr>
                    <w:sz w:val="20"/>
                    <w:szCs w:val="20"/>
                  </w:rPr>
                  <w:delText>OWASP Application Security Verification Standard 3.0</w:delText>
                </w:r>
              </w:del>
              <w:ins w:id="688" w:author="jason" w:date="2016-01-10T13:21:00Z">
                <w:r>
                  <w:rPr>
                    <w:sz w:val="20"/>
                    <w:szCs w:val="20"/>
                    <w:lang w:val="en-US"/>
                  </w:rPr>
                  <w:t>OWASP Application Security Verification Standard 3.0.1</w:t>
                </w:r>
              </w:ins>
            </w:p>
          </w:tc>
        </w:sdtContent>
      </w:sdt>
      <w:tc>
        <w:tcPr>
          <w:tcW w:w="248" w:type="pct"/>
          <w:tcBorders>
            <w:left w:val="single" w:sz="18" w:space="0" w:color="5B9BD5" w:themeColor="accent1"/>
          </w:tcBorders>
        </w:tcPr>
        <w:p w14:paraId="376A77A8" w14:textId="79350BC0" w:rsidR="00296CC3" w:rsidRPr="00856D99" w:rsidRDefault="00296CC3" w:rsidP="00BD5F80">
          <w:pPr>
            <w:pStyle w:val="Header"/>
            <w:rPr>
              <w:rFonts w:eastAsiaTheme="majorEastAsia" w:cstheme="majorBidi"/>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A95A06">
            <w:rPr>
              <w:noProof/>
              <w:sz w:val="20"/>
              <w:szCs w:val="20"/>
            </w:rPr>
            <w:t>55</w:t>
          </w:r>
          <w:r w:rsidRPr="00856D99">
            <w:rPr>
              <w:sz w:val="20"/>
              <w:szCs w:val="20"/>
            </w:rPr>
            <w:fldChar w:fldCharType="end"/>
          </w:r>
        </w:p>
      </w:tc>
    </w:tr>
  </w:tbl>
  <w:p w14:paraId="3F4FC5CB" w14:textId="77777777" w:rsidR="00296CC3" w:rsidRDefault="00296CC3" w:rsidP="00BD5F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72FF37" w14:textId="77777777" w:rsidR="0076436E" w:rsidRDefault="0076436E" w:rsidP="00BD5F80">
      <w:r>
        <w:separator/>
      </w:r>
    </w:p>
  </w:footnote>
  <w:footnote w:type="continuationSeparator" w:id="0">
    <w:p w14:paraId="7CBE7C9B" w14:textId="77777777" w:rsidR="0076436E" w:rsidRDefault="0076436E" w:rsidP="00BD5F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2B49D" w14:textId="02BA01DE" w:rsidR="00296CC3" w:rsidRDefault="00296CC3" w:rsidP="00BD5F80">
    <w:pPr>
      <w:pStyle w:val="Header"/>
    </w:pPr>
    <w:r>
      <w:tab/>
    </w:r>
    <w:r>
      <w:tab/>
    </w:r>
    <w:r w:rsidRPr="009D317F">
      <w:rPr>
        <w:noProof/>
        <w:lang w:val="en-US"/>
      </w:rPr>
      <w:drawing>
        <wp:inline distT="0" distB="0" distL="0" distR="0" wp14:anchorId="54A9249A" wp14:editId="77EE042E">
          <wp:extent cx="1143423" cy="3516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7D55E" w14:textId="31C908C5" w:rsidR="00296CC3" w:rsidRDefault="00296CC3" w:rsidP="00BD5F80">
    <w:pPr>
      <w:pStyle w:val="Header"/>
    </w:pPr>
    <w:r>
      <w:tab/>
    </w:r>
    <w:r>
      <w:tab/>
    </w:r>
    <w:r w:rsidRPr="009D317F">
      <w:rPr>
        <w:noProof/>
        <w:lang w:val="en-US"/>
      </w:rPr>
      <w:drawing>
        <wp:inline distT="0" distB="0" distL="0" distR="0" wp14:anchorId="0D84ECE7" wp14:editId="3F811CD4">
          <wp:extent cx="1143423" cy="35167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21B60"/>
    <w:multiLevelType w:val="hybridMultilevel"/>
    <w:tmpl w:val="EA765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5334B6"/>
    <w:multiLevelType w:val="hybridMultilevel"/>
    <w:tmpl w:val="A9F6B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3501D8"/>
    <w:multiLevelType w:val="hybridMultilevel"/>
    <w:tmpl w:val="DFE02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5FC0DDF"/>
    <w:multiLevelType w:val="hybridMultilevel"/>
    <w:tmpl w:val="8872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E5DBE"/>
    <w:multiLevelType w:val="hybridMultilevel"/>
    <w:tmpl w:val="078ABC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E3B7F37"/>
    <w:multiLevelType w:val="hybridMultilevel"/>
    <w:tmpl w:val="7BC6B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1B84A4C"/>
    <w:multiLevelType w:val="hybridMultilevel"/>
    <w:tmpl w:val="DA7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2333661"/>
    <w:multiLevelType w:val="hybridMultilevel"/>
    <w:tmpl w:val="B00E82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3231C73"/>
    <w:multiLevelType w:val="hybridMultilevel"/>
    <w:tmpl w:val="192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970E0F"/>
    <w:multiLevelType w:val="hybridMultilevel"/>
    <w:tmpl w:val="5F9C5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97811BB"/>
    <w:multiLevelType w:val="hybridMultilevel"/>
    <w:tmpl w:val="C4DCC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21B6D2D"/>
    <w:multiLevelType w:val="hybridMultilevel"/>
    <w:tmpl w:val="377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D0C80"/>
    <w:multiLevelType w:val="hybridMultilevel"/>
    <w:tmpl w:val="66ECD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4E3366E"/>
    <w:multiLevelType w:val="multilevel"/>
    <w:tmpl w:val="C17A06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5251179"/>
    <w:multiLevelType w:val="hybridMultilevel"/>
    <w:tmpl w:val="0C5A2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7016DF8"/>
    <w:multiLevelType w:val="hybridMultilevel"/>
    <w:tmpl w:val="03B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85125D"/>
    <w:multiLevelType w:val="hybridMultilevel"/>
    <w:tmpl w:val="353E0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96B00E0"/>
    <w:multiLevelType w:val="hybridMultilevel"/>
    <w:tmpl w:val="6728E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AA21275"/>
    <w:multiLevelType w:val="hybridMultilevel"/>
    <w:tmpl w:val="863C3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0B528AC"/>
    <w:multiLevelType w:val="hybridMultilevel"/>
    <w:tmpl w:val="205A6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2CA7588"/>
    <w:multiLevelType w:val="hybridMultilevel"/>
    <w:tmpl w:val="7E0E6F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5174F0C"/>
    <w:multiLevelType w:val="hybridMultilevel"/>
    <w:tmpl w:val="72268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605774F"/>
    <w:multiLevelType w:val="hybridMultilevel"/>
    <w:tmpl w:val="CBC62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28213B0"/>
    <w:multiLevelType w:val="multilevel"/>
    <w:tmpl w:val="1A5A5C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53A36788"/>
    <w:multiLevelType w:val="hybridMultilevel"/>
    <w:tmpl w:val="16426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3D56A9F"/>
    <w:multiLevelType w:val="hybridMultilevel"/>
    <w:tmpl w:val="43C2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4311173"/>
    <w:multiLevelType w:val="hybridMultilevel"/>
    <w:tmpl w:val="34E6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602E65"/>
    <w:multiLevelType w:val="hybridMultilevel"/>
    <w:tmpl w:val="1816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B433CB"/>
    <w:multiLevelType w:val="hybridMultilevel"/>
    <w:tmpl w:val="42147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6F00960"/>
    <w:multiLevelType w:val="hybridMultilevel"/>
    <w:tmpl w:val="E140F7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9B12FA3"/>
    <w:multiLevelType w:val="hybridMultilevel"/>
    <w:tmpl w:val="5F523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E2F0289"/>
    <w:multiLevelType w:val="hybridMultilevel"/>
    <w:tmpl w:val="ED9AE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AD7EFF"/>
    <w:multiLevelType w:val="hybridMultilevel"/>
    <w:tmpl w:val="84B23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A191299"/>
    <w:multiLevelType w:val="hybridMultilevel"/>
    <w:tmpl w:val="7C6492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ADE24D2"/>
    <w:multiLevelType w:val="hybridMultilevel"/>
    <w:tmpl w:val="90049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BAB5B6E"/>
    <w:multiLevelType w:val="hybridMultilevel"/>
    <w:tmpl w:val="9FB8D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BBB37C6"/>
    <w:multiLevelType w:val="hybridMultilevel"/>
    <w:tmpl w:val="E17E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C320C30"/>
    <w:multiLevelType w:val="hybridMultilevel"/>
    <w:tmpl w:val="92E626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0EC572E"/>
    <w:multiLevelType w:val="hybridMultilevel"/>
    <w:tmpl w:val="93A47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19B0C66"/>
    <w:multiLevelType w:val="hybridMultilevel"/>
    <w:tmpl w:val="C5B8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5882FD4"/>
    <w:multiLevelType w:val="hybridMultilevel"/>
    <w:tmpl w:val="15C44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85C2FAB"/>
    <w:multiLevelType w:val="multilevel"/>
    <w:tmpl w:val="BCAA4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AAF557C"/>
    <w:multiLevelType w:val="hybridMultilevel"/>
    <w:tmpl w:val="E712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D72757"/>
    <w:multiLevelType w:val="multilevel"/>
    <w:tmpl w:val="C58625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F1B7DB9"/>
    <w:multiLevelType w:val="hybridMultilevel"/>
    <w:tmpl w:val="FEE8B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26"/>
  </w:num>
  <w:num w:numId="3">
    <w:abstractNumId w:val="43"/>
  </w:num>
  <w:num w:numId="4">
    <w:abstractNumId w:val="28"/>
  </w:num>
  <w:num w:numId="5">
    <w:abstractNumId w:val="33"/>
  </w:num>
  <w:num w:numId="6">
    <w:abstractNumId w:val="8"/>
  </w:num>
  <w:num w:numId="7">
    <w:abstractNumId w:val="3"/>
  </w:num>
  <w:num w:numId="8">
    <w:abstractNumId w:val="15"/>
  </w:num>
  <w:num w:numId="9">
    <w:abstractNumId w:val="11"/>
  </w:num>
  <w:num w:numId="10">
    <w:abstractNumId w:val="42"/>
  </w:num>
  <w:num w:numId="11">
    <w:abstractNumId w:val="1"/>
  </w:num>
  <w:num w:numId="12">
    <w:abstractNumId w:val="10"/>
  </w:num>
  <w:num w:numId="13">
    <w:abstractNumId w:val="39"/>
  </w:num>
  <w:num w:numId="14">
    <w:abstractNumId w:val="9"/>
  </w:num>
  <w:num w:numId="15">
    <w:abstractNumId w:val="34"/>
  </w:num>
  <w:num w:numId="16">
    <w:abstractNumId w:val="29"/>
  </w:num>
  <w:num w:numId="17">
    <w:abstractNumId w:val="14"/>
  </w:num>
  <w:num w:numId="18">
    <w:abstractNumId w:val="6"/>
  </w:num>
  <w:num w:numId="19">
    <w:abstractNumId w:val="23"/>
  </w:num>
  <w:num w:numId="20">
    <w:abstractNumId w:val="45"/>
  </w:num>
  <w:num w:numId="21">
    <w:abstractNumId w:val="27"/>
  </w:num>
  <w:num w:numId="22">
    <w:abstractNumId w:val="30"/>
  </w:num>
  <w:num w:numId="23">
    <w:abstractNumId w:val="5"/>
  </w:num>
  <w:num w:numId="24">
    <w:abstractNumId w:val="4"/>
  </w:num>
  <w:num w:numId="25">
    <w:abstractNumId w:val="16"/>
  </w:num>
  <w:num w:numId="26">
    <w:abstractNumId w:val="40"/>
  </w:num>
  <w:num w:numId="27">
    <w:abstractNumId w:val="37"/>
  </w:num>
  <w:num w:numId="28">
    <w:abstractNumId w:val="2"/>
  </w:num>
  <w:num w:numId="29">
    <w:abstractNumId w:val="13"/>
  </w:num>
  <w:num w:numId="30">
    <w:abstractNumId w:val="20"/>
  </w:num>
  <w:num w:numId="31">
    <w:abstractNumId w:val="44"/>
  </w:num>
  <w:num w:numId="32">
    <w:abstractNumId w:val="38"/>
  </w:num>
  <w:num w:numId="33">
    <w:abstractNumId w:val="17"/>
  </w:num>
  <w:num w:numId="34">
    <w:abstractNumId w:val="18"/>
  </w:num>
  <w:num w:numId="35">
    <w:abstractNumId w:val="24"/>
  </w:num>
  <w:num w:numId="36">
    <w:abstractNumId w:val="35"/>
  </w:num>
  <w:num w:numId="37">
    <w:abstractNumId w:val="41"/>
  </w:num>
  <w:num w:numId="38">
    <w:abstractNumId w:val="12"/>
  </w:num>
  <w:num w:numId="39">
    <w:abstractNumId w:val="25"/>
  </w:num>
  <w:num w:numId="40">
    <w:abstractNumId w:val="36"/>
  </w:num>
  <w:num w:numId="41">
    <w:abstractNumId w:val="31"/>
  </w:num>
  <w:num w:numId="42">
    <w:abstractNumId w:val="22"/>
  </w:num>
  <w:num w:numId="43">
    <w:abstractNumId w:val="7"/>
  </w:num>
  <w:num w:numId="44">
    <w:abstractNumId w:val="0"/>
  </w:num>
  <w:num w:numId="45">
    <w:abstractNumId w:val="19"/>
  </w:num>
  <w:num w:numId="46">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ctiveWritingStyle w:appName="MSWord" w:lang="en-US" w:vendorID="64" w:dllVersion="131078" w:nlCheck="1" w:checkStyle="0"/>
  <w:activeWritingStyle w:appName="MSWord" w:lang="en-AU" w:vendorID="64" w:dllVersion="131078"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D1"/>
    <w:rsid w:val="000135E7"/>
    <w:rsid w:val="00014452"/>
    <w:rsid w:val="00015448"/>
    <w:rsid w:val="0001602F"/>
    <w:rsid w:val="0002304C"/>
    <w:rsid w:val="0002539D"/>
    <w:rsid w:val="000449EC"/>
    <w:rsid w:val="0006757A"/>
    <w:rsid w:val="0007205A"/>
    <w:rsid w:val="0008062F"/>
    <w:rsid w:val="000843E1"/>
    <w:rsid w:val="00085FFB"/>
    <w:rsid w:val="00096189"/>
    <w:rsid w:val="00096DC1"/>
    <w:rsid w:val="000A0A5F"/>
    <w:rsid w:val="000A1EBE"/>
    <w:rsid w:val="000B523D"/>
    <w:rsid w:val="000C21FA"/>
    <w:rsid w:val="000C536A"/>
    <w:rsid w:val="000C6E3B"/>
    <w:rsid w:val="000C795A"/>
    <w:rsid w:val="000D7960"/>
    <w:rsid w:val="000E4205"/>
    <w:rsid w:val="000F4C2A"/>
    <w:rsid w:val="000F522C"/>
    <w:rsid w:val="0010023D"/>
    <w:rsid w:val="00114BDF"/>
    <w:rsid w:val="0012539C"/>
    <w:rsid w:val="001474EB"/>
    <w:rsid w:val="00150D76"/>
    <w:rsid w:val="00155729"/>
    <w:rsid w:val="00156564"/>
    <w:rsid w:val="00164D62"/>
    <w:rsid w:val="00180AC9"/>
    <w:rsid w:val="001A53A2"/>
    <w:rsid w:val="001A6854"/>
    <w:rsid w:val="001A72E5"/>
    <w:rsid w:val="001B1E6E"/>
    <w:rsid w:val="001B7755"/>
    <w:rsid w:val="001C3BF3"/>
    <w:rsid w:val="001C5B6E"/>
    <w:rsid w:val="001C73F4"/>
    <w:rsid w:val="001C7900"/>
    <w:rsid w:val="001D0658"/>
    <w:rsid w:val="001E1F49"/>
    <w:rsid w:val="001E22FA"/>
    <w:rsid w:val="001E58F4"/>
    <w:rsid w:val="001E6587"/>
    <w:rsid w:val="001F6AA9"/>
    <w:rsid w:val="001F7F8D"/>
    <w:rsid w:val="002126FD"/>
    <w:rsid w:val="002129D9"/>
    <w:rsid w:val="0021352C"/>
    <w:rsid w:val="00216D10"/>
    <w:rsid w:val="002231D9"/>
    <w:rsid w:val="00224CE5"/>
    <w:rsid w:val="00224FAF"/>
    <w:rsid w:val="00241260"/>
    <w:rsid w:val="00247281"/>
    <w:rsid w:val="00252DC9"/>
    <w:rsid w:val="00254115"/>
    <w:rsid w:val="002578E4"/>
    <w:rsid w:val="00273F89"/>
    <w:rsid w:val="00277C88"/>
    <w:rsid w:val="002811D2"/>
    <w:rsid w:val="00283E92"/>
    <w:rsid w:val="0028425A"/>
    <w:rsid w:val="00284D7B"/>
    <w:rsid w:val="0028750C"/>
    <w:rsid w:val="00296CC3"/>
    <w:rsid w:val="002A241A"/>
    <w:rsid w:val="002B5628"/>
    <w:rsid w:val="002D609C"/>
    <w:rsid w:val="002E083A"/>
    <w:rsid w:val="002F6496"/>
    <w:rsid w:val="00301210"/>
    <w:rsid w:val="00310098"/>
    <w:rsid w:val="0031328E"/>
    <w:rsid w:val="00323A62"/>
    <w:rsid w:val="00333230"/>
    <w:rsid w:val="00336F43"/>
    <w:rsid w:val="00343EF7"/>
    <w:rsid w:val="00347EAF"/>
    <w:rsid w:val="00351AF7"/>
    <w:rsid w:val="0035744B"/>
    <w:rsid w:val="00364297"/>
    <w:rsid w:val="003657C8"/>
    <w:rsid w:val="00365D37"/>
    <w:rsid w:val="003841E1"/>
    <w:rsid w:val="003936DC"/>
    <w:rsid w:val="003963F1"/>
    <w:rsid w:val="003A0B4D"/>
    <w:rsid w:val="003B5092"/>
    <w:rsid w:val="003C52FF"/>
    <w:rsid w:val="003C7425"/>
    <w:rsid w:val="003D3FA3"/>
    <w:rsid w:val="003D7AB8"/>
    <w:rsid w:val="003E4493"/>
    <w:rsid w:val="00401AC6"/>
    <w:rsid w:val="0040516A"/>
    <w:rsid w:val="00411E7C"/>
    <w:rsid w:val="00414977"/>
    <w:rsid w:val="00414CBB"/>
    <w:rsid w:val="004222FB"/>
    <w:rsid w:val="00424129"/>
    <w:rsid w:val="00424FB9"/>
    <w:rsid w:val="00430BF3"/>
    <w:rsid w:val="00431C00"/>
    <w:rsid w:val="00432D81"/>
    <w:rsid w:val="00436A36"/>
    <w:rsid w:val="004426F9"/>
    <w:rsid w:val="00455402"/>
    <w:rsid w:val="00460AD4"/>
    <w:rsid w:val="0046321E"/>
    <w:rsid w:val="0046475F"/>
    <w:rsid w:val="0046745D"/>
    <w:rsid w:val="00481770"/>
    <w:rsid w:val="004843CF"/>
    <w:rsid w:val="00492ABC"/>
    <w:rsid w:val="004C38B4"/>
    <w:rsid w:val="004D7C61"/>
    <w:rsid w:val="004E1796"/>
    <w:rsid w:val="004E3636"/>
    <w:rsid w:val="004E7EF7"/>
    <w:rsid w:val="004F52B0"/>
    <w:rsid w:val="004F5ED7"/>
    <w:rsid w:val="005059BC"/>
    <w:rsid w:val="005125D7"/>
    <w:rsid w:val="00515DEB"/>
    <w:rsid w:val="00520E8E"/>
    <w:rsid w:val="00530AE0"/>
    <w:rsid w:val="005324D1"/>
    <w:rsid w:val="0053564A"/>
    <w:rsid w:val="00535A71"/>
    <w:rsid w:val="005503A7"/>
    <w:rsid w:val="00550A59"/>
    <w:rsid w:val="00553A4D"/>
    <w:rsid w:val="00555BC3"/>
    <w:rsid w:val="00580E86"/>
    <w:rsid w:val="00583851"/>
    <w:rsid w:val="00590417"/>
    <w:rsid w:val="005B3A98"/>
    <w:rsid w:val="005B4231"/>
    <w:rsid w:val="005B556F"/>
    <w:rsid w:val="005C0148"/>
    <w:rsid w:val="005D2572"/>
    <w:rsid w:val="005D41AB"/>
    <w:rsid w:val="005E26AF"/>
    <w:rsid w:val="005F0F5A"/>
    <w:rsid w:val="005F339B"/>
    <w:rsid w:val="006042A4"/>
    <w:rsid w:val="00620721"/>
    <w:rsid w:val="0062597B"/>
    <w:rsid w:val="006317CA"/>
    <w:rsid w:val="0063666C"/>
    <w:rsid w:val="006369B3"/>
    <w:rsid w:val="00647177"/>
    <w:rsid w:val="00653FC6"/>
    <w:rsid w:val="00666757"/>
    <w:rsid w:val="00667BDF"/>
    <w:rsid w:val="00671123"/>
    <w:rsid w:val="00691441"/>
    <w:rsid w:val="00692CD1"/>
    <w:rsid w:val="006A0D74"/>
    <w:rsid w:val="006B3603"/>
    <w:rsid w:val="006B55C7"/>
    <w:rsid w:val="006B7EC4"/>
    <w:rsid w:val="006C4B33"/>
    <w:rsid w:val="006D0412"/>
    <w:rsid w:val="00702571"/>
    <w:rsid w:val="0070406F"/>
    <w:rsid w:val="00712F87"/>
    <w:rsid w:val="00721C05"/>
    <w:rsid w:val="007357CE"/>
    <w:rsid w:val="00735E91"/>
    <w:rsid w:val="00737C79"/>
    <w:rsid w:val="0074381E"/>
    <w:rsid w:val="00744AF1"/>
    <w:rsid w:val="00745786"/>
    <w:rsid w:val="007554BA"/>
    <w:rsid w:val="007640C8"/>
    <w:rsid w:val="0076436E"/>
    <w:rsid w:val="007752EF"/>
    <w:rsid w:val="0077789F"/>
    <w:rsid w:val="00785793"/>
    <w:rsid w:val="00785803"/>
    <w:rsid w:val="00790DAF"/>
    <w:rsid w:val="0079267F"/>
    <w:rsid w:val="00792E27"/>
    <w:rsid w:val="007A67AE"/>
    <w:rsid w:val="007A7764"/>
    <w:rsid w:val="007C7C56"/>
    <w:rsid w:val="007D041F"/>
    <w:rsid w:val="007E49D1"/>
    <w:rsid w:val="007E6698"/>
    <w:rsid w:val="007F3D7A"/>
    <w:rsid w:val="007F4C5E"/>
    <w:rsid w:val="00807A74"/>
    <w:rsid w:val="0081101A"/>
    <w:rsid w:val="008167CA"/>
    <w:rsid w:val="00836B75"/>
    <w:rsid w:val="00843DAE"/>
    <w:rsid w:val="00843EF2"/>
    <w:rsid w:val="00854EE3"/>
    <w:rsid w:val="00856D99"/>
    <w:rsid w:val="00861965"/>
    <w:rsid w:val="0087554F"/>
    <w:rsid w:val="0087621B"/>
    <w:rsid w:val="00881095"/>
    <w:rsid w:val="0088508E"/>
    <w:rsid w:val="008A3549"/>
    <w:rsid w:val="008B0FBF"/>
    <w:rsid w:val="008B1965"/>
    <w:rsid w:val="008B5A02"/>
    <w:rsid w:val="008C0ECE"/>
    <w:rsid w:val="008D156C"/>
    <w:rsid w:val="008D27FC"/>
    <w:rsid w:val="008E2D42"/>
    <w:rsid w:val="008E4CD5"/>
    <w:rsid w:val="008F1200"/>
    <w:rsid w:val="00905A40"/>
    <w:rsid w:val="0091611F"/>
    <w:rsid w:val="00916CD9"/>
    <w:rsid w:val="0091782B"/>
    <w:rsid w:val="00921EB4"/>
    <w:rsid w:val="00924854"/>
    <w:rsid w:val="0093359F"/>
    <w:rsid w:val="0093658F"/>
    <w:rsid w:val="00942644"/>
    <w:rsid w:val="00945FEB"/>
    <w:rsid w:val="0095369F"/>
    <w:rsid w:val="0096273F"/>
    <w:rsid w:val="00966D09"/>
    <w:rsid w:val="009A049F"/>
    <w:rsid w:val="009B2F06"/>
    <w:rsid w:val="009B4909"/>
    <w:rsid w:val="009B6EC5"/>
    <w:rsid w:val="009C6E49"/>
    <w:rsid w:val="009D1F1E"/>
    <w:rsid w:val="009D592A"/>
    <w:rsid w:val="009E0E57"/>
    <w:rsid w:val="009E4425"/>
    <w:rsid w:val="009F228D"/>
    <w:rsid w:val="00A21302"/>
    <w:rsid w:val="00A21F9C"/>
    <w:rsid w:val="00A26663"/>
    <w:rsid w:val="00A2688A"/>
    <w:rsid w:val="00A33B21"/>
    <w:rsid w:val="00A50CC7"/>
    <w:rsid w:val="00A51F21"/>
    <w:rsid w:val="00A537B2"/>
    <w:rsid w:val="00A6024D"/>
    <w:rsid w:val="00A7542F"/>
    <w:rsid w:val="00A842ED"/>
    <w:rsid w:val="00A84CB1"/>
    <w:rsid w:val="00A95A06"/>
    <w:rsid w:val="00A96035"/>
    <w:rsid w:val="00A96E29"/>
    <w:rsid w:val="00AA1EE5"/>
    <w:rsid w:val="00AB6201"/>
    <w:rsid w:val="00AC3FE3"/>
    <w:rsid w:val="00AC463C"/>
    <w:rsid w:val="00AC50E2"/>
    <w:rsid w:val="00AD5E7A"/>
    <w:rsid w:val="00AE3AEA"/>
    <w:rsid w:val="00AE3FDE"/>
    <w:rsid w:val="00AF590F"/>
    <w:rsid w:val="00AF782E"/>
    <w:rsid w:val="00B02ECE"/>
    <w:rsid w:val="00B1508E"/>
    <w:rsid w:val="00B166DA"/>
    <w:rsid w:val="00B317A9"/>
    <w:rsid w:val="00B33795"/>
    <w:rsid w:val="00B377E4"/>
    <w:rsid w:val="00B530C6"/>
    <w:rsid w:val="00B65D84"/>
    <w:rsid w:val="00B6682D"/>
    <w:rsid w:val="00B84661"/>
    <w:rsid w:val="00B92575"/>
    <w:rsid w:val="00B96AE3"/>
    <w:rsid w:val="00BA7AD0"/>
    <w:rsid w:val="00BB5F0E"/>
    <w:rsid w:val="00BC022D"/>
    <w:rsid w:val="00BC1CEE"/>
    <w:rsid w:val="00BC1DCC"/>
    <w:rsid w:val="00BD4533"/>
    <w:rsid w:val="00BD5F80"/>
    <w:rsid w:val="00BE1C90"/>
    <w:rsid w:val="00C06F9B"/>
    <w:rsid w:val="00C16DEB"/>
    <w:rsid w:val="00C177DA"/>
    <w:rsid w:val="00C222DC"/>
    <w:rsid w:val="00C2350A"/>
    <w:rsid w:val="00C31E9D"/>
    <w:rsid w:val="00C35321"/>
    <w:rsid w:val="00C40039"/>
    <w:rsid w:val="00C41D1D"/>
    <w:rsid w:val="00C459CC"/>
    <w:rsid w:val="00C45F4B"/>
    <w:rsid w:val="00C47755"/>
    <w:rsid w:val="00C5021A"/>
    <w:rsid w:val="00C6067C"/>
    <w:rsid w:val="00C801A4"/>
    <w:rsid w:val="00C85202"/>
    <w:rsid w:val="00C9160A"/>
    <w:rsid w:val="00CA1019"/>
    <w:rsid w:val="00CA6A00"/>
    <w:rsid w:val="00CB26B2"/>
    <w:rsid w:val="00CB31B1"/>
    <w:rsid w:val="00CC340C"/>
    <w:rsid w:val="00CC75AB"/>
    <w:rsid w:val="00CD5CA0"/>
    <w:rsid w:val="00CD6110"/>
    <w:rsid w:val="00CE11DB"/>
    <w:rsid w:val="00CE3AB3"/>
    <w:rsid w:val="00CF48AC"/>
    <w:rsid w:val="00CF6A5A"/>
    <w:rsid w:val="00D05E09"/>
    <w:rsid w:val="00D1073F"/>
    <w:rsid w:val="00D14549"/>
    <w:rsid w:val="00D16304"/>
    <w:rsid w:val="00D25B9F"/>
    <w:rsid w:val="00D4309C"/>
    <w:rsid w:val="00D467D0"/>
    <w:rsid w:val="00D5126E"/>
    <w:rsid w:val="00D53DDA"/>
    <w:rsid w:val="00D54EA0"/>
    <w:rsid w:val="00D6478F"/>
    <w:rsid w:val="00D71B76"/>
    <w:rsid w:val="00D77303"/>
    <w:rsid w:val="00D8689B"/>
    <w:rsid w:val="00D91369"/>
    <w:rsid w:val="00D9138A"/>
    <w:rsid w:val="00D921D0"/>
    <w:rsid w:val="00D922C1"/>
    <w:rsid w:val="00DA797B"/>
    <w:rsid w:val="00DE2619"/>
    <w:rsid w:val="00DE4840"/>
    <w:rsid w:val="00DF337E"/>
    <w:rsid w:val="00DF67E7"/>
    <w:rsid w:val="00DF702A"/>
    <w:rsid w:val="00E02B2A"/>
    <w:rsid w:val="00E04065"/>
    <w:rsid w:val="00E11104"/>
    <w:rsid w:val="00E1599E"/>
    <w:rsid w:val="00E305D1"/>
    <w:rsid w:val="00E31701"/>
    <w:rsid w:val="00E34115"/>
    <w:rsid w:val="00E55B6F"/>
    <w:rsid w:val="00E641F6"/>
    <w:rsid w:val="00E70D5E"/>
    <w:rsid w:val="00E7430D"/>
    <w:rsid w:val="00E81066"/>
    <w:rsid w:val="00E85040"/>
    <w:rsid w:val="00E855B6"/>
    <w:rsid w:val="00E861E9"/>
    <w:rsid w:val="00E975C3"/>
    <w:rsid w:val="00EA02C4"/>
    <w:rsid w:val="00EA4376"/>
    <w:rsid w:val="00EA7027"/>
    <w:rsid w:val="00EB086E"/>
    <w:rsid w:val="00EB7816"/>
    <w:rsid w:val="00EC4172"/>
    <w:rsid w:val="00ED0B53"/>
    <w:rsid w:val="00ED205A"/>
    <w:rsid w:val="00ED2476"/>
    <w:rsid w:val="00EE2DCA"/>
    <w:rsid w:val="00EE369A"/>
    <w:rsid w:val="00F04C46"/>
    <w:rsid w:val="00F1260C"/>
    <w:rsid w:val="00F212DD"/>
    <w:rsid w:val="00F27478"/>
    <w:rsid w:val="00F27C7F"/>
    <w:rsid w:val="00F36038"/>
    <w:rsid w:val="00F3761C"/>
    <w:rsid w:val="00F42467"/>
    <w:rsid w:val="00F667ED"/>
    <w:rsid w:val="00F7779D"/>
    <w:rsid w:val="00F81480"/>
    <w:rsid w:val="00F86DEF"/>
    <w:rsid w:val="00F918DE"/>
    <w:rsid w:val="00FA3F70"/>
    <w:rsid w:val="00FB47C2"/>
    <w:rsid w:val="00FD7CB3"/>
    <w:rsid w:val="00FE1BF2"/>
    <w:rsid w:val="00FE5F91"/>
    <w:rsid w:val="00FE6DFD"/>
    <w:rsid w:val="00FF0BD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9807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F80"/>
    <w:pPr>
      <w:spacing w:before="120" w:after="240" w:line="240" w:lineRule="atLeast"/>
    </w:pPr>
  </w:style>
  <w:style w:type="paragraph" w:styleId="Heading1">
    <w:name w:val="heading 1"/>
    <w:basedOn w:val="Normal"/>
    <w:next w:val="Normal"/>
    <w:link w:val="Heading1Char"/>
    <w:uiPriority w:val="9"/>
    <w:qFormat/>
    <w:rsid w:val="000E4205"/>
    <w:pPr>
      <w:keepNext/>
      <w:keepLines/>
      <w:pageBreakBefore/>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702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702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D04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04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20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156C"/>
    <w:pPr>
      <w:spacing w:before="480" w:line="276" w:lineRule="auto"/>
      <w:outlineLvl w:val="9"/>
    </w:pPr>
    <w:rPr>
      <w:b/>
      <w:bCs/>
      <w:sz w:val="28"/>
      <w:szCs w:val="28"/>
      <w:lang w:val="en-US"/>
    </w:rPr>
  </w:style>
  <w:style w:type="paragraph" w:styleId="TOC1">
    <w:name w:val="toc 1"/>
    <w:basedOn w:val="Normal"/>
    <w:next w:val="Normal"/>
    <w:autoRedefine/>
    <w:uiPriority w:val="39"/>
    <w:unhideWhenUsed/>
    <w:qFormat/>
    <w:rsid w:val="008D156C"/>
    <w:pPr>
      <w:spacing w:before="240" w:after="120"/>
    </w:pPr>
    <w:rPr>
      <w:b/>
      <w:caps/>
      <w:sz w:val="22"/>
      <w:szCs w:val="22"/>
      <w:u w:val="single"/>
    </w:rPr>
  </w:style>
  <w:style w:type="paragraph" w:styleId="TOC2">
    <w:name w:val="toc 2"/>
    <w:basedOn w:val="Normal"/>
    <w:next w:val="Normal"/>
    <w:autoRedefine/>
    <w:uiPriority w:val="39"/>
    <w:unhideWhenUsed/>
    <w:qFormat/>
    <w:rsid w:val="008D156C"/>
    <w:pPr>
      <w:spacing w:before="0" w:after="0"/>
    </w:pPr>
    <w:rPr>
      <w:b/>
      <w:smallCaps/>
      <w:sz w:val="22"/>
      <w:szCs w:val="22"/>
    </w:rPr>
  </w:style>
  <w:style w:type="paragraph" w:styleId="TOC3">
    <w:name w:val="toc 3"/>
    <w:basedOn w:val="Normal"/>
    <w:next w:val="Normal"/>
    <w:autoRedefine/>
    <w:uiPriority w:val="39"/>
    <w:unhideWhenUsed/>
    <w:qFormat/>
    <w:rsid w:val="008D156C"/>
    <w:pPr>
      <w:spacing w:before="0" w:after="0"/>
    </w:pPr>
    <w:rPr>
      <w:smallCaps/>
      <w:sz w:val="22"/>
      <w:szCs w:val="22"/>
    </w:rPr>
  </w:style>
  <w:style w:type="paragraph" w:styleId="TOC4">
    <w:name w:val="toc 4"/>
    <w:basedOn w:val="Normal"/>
    <w:next w:val="Normal"/>
    <w:autoRedefine/>
    <w:uiPriority w:val="39"/>
    <w:unhideWhenUsed/>
    <w:rsid w:val="008D156C"/>
    <w:pPr>
      <w:spacing w:before="0" w:after="0"/>
    </w:pPr>
    <w:rPr>
      <w:sz w:val="22"/>
      <w:szCs w:val="22"/>
    </w:rPr>
  </w:style>
  <w:style w:type="paragraph" w:styleId="TOC5">
    <w:name w:val="toc 5"/>
    <w:basedOn w:val="Normal"/>
    <w:next w:val="Normal"/>
    <w:autoRedefine/>
    <w:uiPriority w:val="39"/>
    <w:unhideWhenUsed/>
    <w:rsid w:val="008D156C"/>
    <w:pPr>
      <w:spacing w:before="0" w:after="0"/>
    </w:pPr>
    <w:rPr>
      <w:sz w:val="22"/>
      <w:szCs w:val="22"/>
    </w:rPr>
  </w:style>
  <w:style w:type="paragraph" w:styleId="TOC6">
    <w:name w:val="toc 6"/>
    <w:basedOn w:val="Normal"/>
    <w:next w:val="Normal"/>
    <w:autoRedefine/>
    <w:uiPriority w:val="39"/>
    <w:unhideWhenUsed/>
    <w:rsid w:val="008D156C"/>
    <w:pPr>
      <w:spacing w:before="0" w:after="0"/>
    </w:pPr>
    <w:rPr>
      <w:sz w:val="22"/>
      <w:szCs w:val="22"/>
    </w:rPr>
  </w:style>
  <w:style w:type="paragraph" w:styleId="TOC7">
    <w:name w:val="toc 7"/>
    <w:basedOn w:val="Normal"/>
    <w:next w:val="Normal"/>
    <w:autoRedefine/>
    <w:uiPriority w:val="39"/>
    <w:unhideWhenUsed/>
    <w:rsid w:val="008D156C"/>
    <w:pPr>
      <w:spacing w:before="0" w:after="0"/>
    </w:pPr>
    <w:rPr>
      <w:sz w:val="22"/>
      <w:szCs w:val="22"/>
    </w:rPr>
  </w:style>
  <w:style w:type="paragraph" w:styleId="TOC8">
    <w:name w:val="toc 8"/>
    <w:basedOn w:val="Normal"/>
    <w:next w:val="Normal"/>
    <w:autoRedefine/>
    <w:uiPriority w:val="39"/>
    <w:unhideWhenUsed/>
    <w:rsid w:val="008D156C"/>
    <w:pPr>
      <w:spacing w:before="0" w:after="0"/>
    </w:pPr>
    <w:rPr>
      <w:sz w:val="22"/>
      <w:szCs w:val="22"/>
    </w:rPr>
  </w:style>
  <w:style w:type="paragraph" w:styleId="TOC9">
    <w:name w:val="toc 9"/>
    <w:basedOn w:val="Normal"/>
    <w:next w:val="Normal"/>
    <w:autoRedefine/>
    <w:uiPriority w:val="39"/>
    <w:unhideWhenUsed/>
    <w:rsid w:val="008D156C"/>
    <w:pPr>
      <w:spacing w:before="0" w:after="0"/>
    </w:pPr>
    <w:rPr>
      <w:sz w:val="22"/>
      <w:szCs w:val="22"/>
    </w:rPr>
  </w:style>
  <w:style w:type="character" w:customStyle="1" w:styleId="Heading2Char">
    <w:name w:val="Heading 2 Char"/>
    <w:basedOn w:val="DefaultParagraphFont"/>
    <w:link w:val="Heading2"/>
    <w:uiPriority w:val="9"/>
    <w:rsid w:val="00DF702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F702A"/>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DF7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
    <w:name w:val="Grid Table 1 Light Accent 1"/>
    <w:basedOn w:val="TableNormal"/>
    <w:uiPriority w:val="46"/>
    <w:rsid w:val="00DF702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
    <w:name w:val="Grid Table 4 Accent 2"/>
    <w:basedOn w:val="TableNormal"/>
    <w:uiPriority w:val="49"/>
    <w:rsid w:val="00DF702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1">
    <w:name w:val="Grid Table 5 Dark Accent 1"/>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3">
    <w:name w:val="Grid Table 4 Accent 3"/>
    <w:basedOn w:val="TableNormal"/>
    <w:uiPriority w:val="49"/>
    <w:rsid w:val="00DF702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5DarkAccent3">
    <w:name w:val="Grid Table 5 Dark Accent 3"/>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DF702A"/>
    <w:pPr>
      <w:tabs>
        <w:tab w:val="center" w:pos="4513"/>
        <w:tab w:val="right" w:pos="9026"/>
      </w:tabs>
    </w:pPr>
  </w:style>
  <w:style w:type="character" w:customStyle="1" w:styleId="HeaderChar">
    <w:name w:val="Header Char"/>
    <w:basedOn w:val="DefaultParagraphFont"/>
    <w:link w:val="Header"/>
    <w:uiPriority w:val="99"/>
    <w:rsid w:val="00DF702A"/>
  </w:style>
  <w:style w:type="paragraph" w:styleId="Footer">
    <w:name w:val="footer"/>
    <w:basedOn w:val="Normal"/>
    <w:link w:val="FooterChar"/>
    <w:uiPriority w:val="99"/>
    <w:unhideWhenUsed/>
    <w:rsid w:val="00DF702A"/>
    <w:pPr>
      <w:tabs>
        <w:tab w:val="center" w:pos="4513"/>
        <w:tab w:val="right" w:pos="9026"/>
      </w:tabs>
    </w:pPr>
  </w:style>
  <w:style w:type="character" w:customStyle="1" w:styleId="FooterChar">
    <w:name w:val="Footer Char"/>
    <w:basedOn w:val="DefaultParagraphFont"/>
    <w:link w:val="Footer"/>
    <w:uiPriority w:val="99"/>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AA1EE5"/>
    <w:pPr>
      <w:contextualSpacing/>
    </w:pPr>
    <w:rPr>
      <w:rFonts w:asciiTheme="majorHAnsi" w:eastAsiaTheme="majorEastAsia" w:hAnsiTheme="majorHAnsi" w:cstheme="majorBidi"/>
      <w:spacing w:val="-10"/>
      <w:kern w:val="28"/>
      <w:sz w:val="52"/>
      <w:szCs w:val="52"/>
    </w:rPr>
  </w:style>
  <w:style w:type="character" w:customStyle="1" w:styleId="TitleChar">
    <w:name w:val="Title Char"/>
    <w:basedOn w:val="DefaultParagraphFont"/>
    <w:link w:val="Title"/>
    <w:uiPriority w:val="10"/>
    <w:rsid w:val="00AA1EE5"/>
    <w:rPr>
      <w:rFonts w:asciiTheme="majorHAnsi" w:eastAsiaTheme="majorEastAsia" w:hAnsiTheme="majorHAnsi" w:cstheme="majorBidi"/>
      <w:spacing w:val="-10"/>
      <w:kern w:val="28"/>
      <w:sz w:val="52"/>
      <w:szCs w:val="52"/>
    </w:rPr>
  </w:style>
  <w:style w:type="paragraph" w:styleId="Subtitle">
    <w:name w:val="Subtitle"/>
    <w:basedOn w:val="Normal"/>
    <w:next w:val="Normal"/>
    <w:link w:val="SubtitleChar"/>
    <w:uiPriority w:val="11"/>
    <w:qFormat/>
    <w:rsid w:val="008A354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A3549"/>
    <w:rPr>
      <w:color w:val="5A5A5A" w:themeColor="text1" w:themeTint="A5"/>
      <w:spacing w:val="15"/>
      <w:sz w:val="22"/>
      <w:szCs w:val="22"/>
    </w:rPr>
  </w:style>
  <w:style w:type="paragraph" w:styleId="DocumentMap">
    <w:name w:val="Document Map"/>
    <w:basedOn w:val="Normal"/>
    <w:link w:val="DocumentMapChar"/>
    <w:uiPriority w:val="99"/>
    <w:semiHidden/>
    <w:unhideWhenUsed/>
    <w:rsid w:val="0063666C"/>
    <w:rPr>
      <w:rFonts w:ascii="Helvetica" w:hAnsi="Helvetica"/>
    </w:rPr>
  </w:style>
  <w:style w:type="character" w:customStyle="1" w:styleId="DocumentMapChar">
    <w:name w:val="Document Map Char"/>
    <w:basedOn w:val="DefaultParagraphFont"/>
    <w:link w:val="DocumentMap"/>
    <w:uiPriority w:val="99"/>
    <w:semiHidden/>
    <w:rsid w:val="0063666C"/>
    <w:rPr>
      <w:rFonts w:ascii="Helvetica" w:hAnsi="Helvetica"/>
    </w:rPr>
  </w:style>
  <w:style w:type="paragraph" w:styleId="Caption">
    <w:name w:val="caption"/>
    <w:basedOn w:val="Normal"/>
    <w:next w:val="Normal"/>
    <w:uiPriority w:val="35"/>
    <w:unhideWhenUsed/>
    <w:qFormat/>
    <w:rsid w:val="00A537B2"/>
    <w:pPr>
      <w:spacing w:after="200"/>
    </w:pPr>
    <w:rPr>
      <w:i/>
      <w:iCs/>
      <w:color w:val="44546A" w:themeColor="text2"/>
      <w:sz w:val="18"/>
      <w:szCs w:val="18"/>
    </w:rPr>
  </w:style>
  <w:style w:type="paragraph" w:styleId="ListParagraph">
    <w:name w:val="List Paragraph"/>
    <w:basedOn w:val="Normal"/>
    <w:uiPriority w:val="34"/>
    <w:qFormat/>
    <w:rsid w:val="00BD5F80"/>
    <w:pPr>
      <w:numPr>
        <w:numId w:val="1"/>
      </w:numPr>
      <w:spacing w:line="360" w:lineRule="auto"/>
      <w:contextualSpacing/>
    </w:pPr>
  </w:style>
  <w:style w:type="table" w:customStyle="1" w:styleId="GridTable4Accent1">
    <w:name w:val="Grid Table 4 Accent 1"/>
    <w:basedOn w:val="TableNormal"/>
    <w:uiPriority w:val="49"/>
    <w:rsid w:val="001E658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D04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D0412"/>
    <w:rPr>
      <w:rFonts w:asciiTheme="majorHAnsi" w:eastAsiaTheme="majorEastAsia" w:hAnsiTheme="majorHAnsi" w:cstheme="majorBidi"/>
      <w:color w:val="2E74B5" w:themeColor="accent1" w:themeShade="BF"/>
    </w:rPr>
  </w:style>
  <w:style w:type="paragraph" w:customStyle="1" w:styleId="TableHeading">
    <w:name w:val="Table Heading"/>
    <w:basedOn w:val="Normal"/>
    <w:qFormat/>
    <w:rsid w:val="001B1E6E"/>
    <w:pPr>
      <w:spacing w:after="120"/>
      <w:jc w:val="center"/>
    </w:pPr>
    <w:rPr>
      <w:rFonts w:asciiTheme="majorHAnsi" w:hAnsiTheme="majorHAnsi"/>
      <w:b/>
      <w:color w:val="FFFFFF" w:themeColor="background1"/>
    </w:rPr>
  </w:style>
  <w:style w:type="paragraph" w:customStyle="1" w:styleId="TableBody">
    <w:name w:val="Table Body"/>
    <w:basedOn w:val="Normal"/>
    <w:qFormat/>
    <w:rsid w:val="00E34115"/>
    <w:pPr>
      <w:spacing w:after="120"/>
    </w:pPr>
    <w:rPr>
      <w:sz w:val="20"/>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 w:val="20"/>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C177DA"/>
    <w:pPr>
      <w:spacing w:before="0" w:after="0" w:line="240" w:lineRule="auto"/>
    </w:pPr>
    <w:rPr>
      <w:rFonts w:ascii="Helvetica" w:hAnsi="Helvetica"/>
      <w:sz w:val="18"/>
      <w:szCs w:val="18"/>
    </w:rPr>
  </w:style>
  <w:style w:type="character" w:customStyle="1" w:styleId="BalloonTextChar">
    <w:name w:val="Balloon Text Char"/>
    <w:basedOn w:val="DefaultParagraphFont"/>
    <w:link w:val="BalloonText"/>
    <w:uiPriority w:val="99"/>
    <w:semiHidden/>
    <w:rsid w:val="00C177DA"/>
    <w:rPr>
      <w:rFonts w:ascii="Helvetica" w:hAnsi="Helvetica"/>
      <w:sz w:val="18"/>
      <w:szCs w:val="18"/>
    </w:rPr>
  </w:style>
  <w:style w:type="table" w:customStyle="1" w:styleId="ListTable3Accent5">
    <w:name w:val="List Table 3 Accent 5"/>
    <w:basedOn w:val="TableNormal"/>
    <w:uiPriority w:val="48"/>
    <w:rsid w:val="0066675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customStyle="1" w:styleId="GridTable4Accent5">
    <w:name w:val="Grid Table 4 Accent 5"/>
    <w:basedOn w:val="TableNormal"/>
    <w:uiPriority w:val="49"/>
    <w:rsid w:val="0015572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FollowedHyperlink">
    <w:name w:val="FollowedHyperlink"/>
    <w:basedOn w:val="DefaultParagraphFont"/>
    <w:uiPriority w:val="99"/>
    <w:semiHidden/>
    <w:unhideWhenUsed/>
    <w:rsid w:val="008E4CD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F80"/>
    <w:pPr>
      <w:spacing w:before="120" w:after="240" w:line="240" w:lineRule="atLeast"/>
    </w:pPr>
  </w:style>
  <w:style w:type="paragraph" w:styleId="Heading1">
    <w:name w:val="heading 1"/>
    <w:basedOn w:val="Normal"/>
    <w:next w:val="Normal"/>
    <w:link w:val="Heading1Char"/>
    <w:uiPriority w:val="9"/>
    <w:qFormat/>
    <w:rsid w:val="000E4205"/>
    <w:pPr>
      <w:keepNext/>
      <w:keepLines/>
      <w:pageBreakBefore/>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702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702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D04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04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20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156C"/>
    <w:pPr>
      <w:spacing w:before="480" w:line="276" w:lineRule="auto"/>
      <w:outlineLvl w:val="9"/>
    </w:pPr>
    <w:rPr>
      <w:b/>
      <w:bCs/>
      <w:sz w:val="28"/>
      <w:szCs w:val="28"/>
      <w:lang w:val="en-US"/>
    </w:rPr>
  </w:style>
  <w:style w:type="paragraph" w:styleId="TOC1">
    <w:name w:val="toc 1"/>
    <w:basedOn w:val="Normal"/>
    <w:next w:val="Normal"/>
    <w:autoRedefine/>
    <w:uiPriority w:val="39"/>
    <w:unhideWhenUsed/>
    <w:qFormat/>
    <w:rsid w:val="008D156C"/>
    <w:pPr>
      <w:spacing w:before="240" w:after="120"/>
    </w:pPr>
    <w:rPr>
      <w:b/>
      <w:caps/>
      <w:sz w:val="22"/>
      <w:szCs w:val="22"/>
      <w:u w:val="single"/>
    </w:rPr>
  </w:style>
  <w:style w:type="paragraph" w:styleId="TOC2">
    <w:name w:val="toc 2"/>
    <w:basedOn w:val="Normal"/>
    <w:next w:val="Normal"/>
    <w:autoRedefine/>
    <w:uiPriority w:val="39"/>
    <w:unhideWhenUsed/>
    <w:qFormat/>
    <w:rsid w:val="008D156C"/>
    <w:pPr>
      <w:spacing w:before="0" w:after="0"/>
    </w:pPr>
    <w:rPr>
      <w:b/>
      <w:smallCaps/>
      <w:sz w:val="22"/>
      <w:szCs w:val="22"/>
    </w:rPr>
  </w:style>
  <w:style w:type="paragraph" w:styleId="TOC3">
    <w:name w:val="toc 3"/>
    <w:basedOn w:val="Normal"/>
    <w:next w:val="Normal"/>
    <w:autoRedefine/>
    <w:uiPriority w:val="39"/>
    <w:unhideWhenUsed/>
    <w:qFormat/>
    <w:rsid w:val="008D156C"/>
    <w:pPr>
      <w:spacing w:before="0" w:after="0"/>
    </w:pPr>
    <w:rPr>
      <w:smallCaps/>
      <w:sz w:val="22"/>
      <w:szCs w:val="22"/>
    </w:rPr>
  </w:style>
  <w:style w:type="paragraph" w:styleId="TOC4">
    <w:name w:val="toc 4"/>
    <w:basedOn w:val="Normal"/>
    <w:next w:val="Normal"/>
    <w:autoRedefine/>
    <w:uiPriority w:val="39"/>
    <w:unhideWhenUsed/>
    <w:rsid w:val="008D156C"/>
    <w:pPr>
      <w:spacing w:before="0" w:after="0"/>
    </w:pPr>
    <w:rPr>
      <w:sz w:val="22"/>
      <w:szCs w:val="22"/>
    </w:rPr>
  </w:style>
  <w:style w:type="paragraph" w:styleId="TOC5">
    <w:name w:val="toc 5"/>
    <w:basedOn w:val="Normal"/>
    <w:next w:val="Normal"/>
    <w:autoRedefine/>
    <w:uiPriority w:val="39"/>
    <w:unhideWhenUsed/>
    <w:rsid w:val="008D156C"/>
    <w:pPr>
      <w:spacing w:before="0" w:after="0"/>
    </w:pPr>
    <w:rPr>
      <w:sz w:val="22"/>
      <w:szCs w:val="22"/>
    </w:rPr>
  </w:style>
  <w:style w:type="paragraph" w:styleId="TOC6">
    <w:name w:val="toc 6"/>
    <w:basedOn w:val="Normal"/>
    <w:next w:val="Normal"/>
    <w:autoRedefine/>
    <w:uiPriority w:val="39"/>
    <w:unhideWhenUsed/>
    <w:rsid w:val="008D156C"/>
    <w:pPr>
      <w:spacing w:before="0" w:after="0"/>
    </w:pPr>
    <w:rPr>
      <w:sz w:val="22"/>
      <w:szCs w:val="22"/>
    </w:rPr>
  </w:style>
  <w:style w:type="paragraph" w:styleId="TOC7">
    <w:name w:val="toc 7"/>
    <w:basedOn w:val="Normal"/>
    <w:next w:val="Normal"/>
    <w:autoRedefine/>
    <w:uiPriority w:val="39"/>
    <w:unhideWhenUsed/>
    <w:rsid w:val="008D156C"/>
    <w:pPr>
      <w:spacing w:before="0" w:after="0"/>
    </w:pPr>
    <w:rPr>
      <w:sz w:val="22"/>
      <w:szCs w:val="22"/>
    </w:rPr>
  </w:style>
  <w:style w:type="paragraph" w:styleId="TOC8">
    <w:name w:val="toc 8"/>
    <w:basedOn w:val="Normal"/>
    <w:next w:val="Normal"/>
    <w:autoRedefine/>
    <w:uiPriority w:val="39"/>
    <w:unhideWhenUsed/>
    <w:rsid w:val="008D156C"/>
    <w:pPr>
      <w:spacing w:before="0" w:after="0"/>
    </w:pPr>
    <w:rPr>
      <w:sz w:val="22"/>
      <w:szCs w:val="22"/>
    </w:rPr>
  </w:style>
  <w:style w:type="paragraph" w:styleId="TOC9">
    <w:name w:val="toc 9"/>
    <w:basedOn w:val="Normal"/>
    <w:next w:val="Normal"/>
    <w:autoRedefine/>
    <w:uiPriority w:val="39"/>
    <w:unhideWhenUsed/>
    <w:rsid w:val="008D156C"/>
    <w:pPr>
      <w:spacing w:before="0" w:after="0"/>
    </w:pPr>
    <w:rPr>
      <w:sz w:val="22"/>
      <w:szCs w:val="22"/>
    </w:rPr>
  </w:style>
  <w:style w:type="character" w:customStyle="1" w:styleId="Heading2Char">
    <w:name w:val="Heading 2 Char"/>
    <w:basedOn w:val="DefaultParagraphFont"/>
    <w:link w:val="Heading2"/>
    <w:uiPriority w:val="9"/>
    <w:rsid w:val="00DF702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F702A"/>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DF7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
    <w:name w:val="Grid Table 1 Light Accent 1"/>
    <w:basedOn w:val="TableNormal"/>
    <w:uiPriority w:val="46"/>
    <w:rsid w:val="00DF702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
    <w:name w:val="Grid Table 4 Accent 2"/>
    <w:basedOn w:val="TableNormal"/>
    <w:uiPriority w:val="49"/>
    <w:rsid w:val="00DF702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1">
    <w:name w:val="Grid Table 5 Dark Accent 1"/>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3">
    <w:name w:val="Grid Table 4 Accent 3"/>
    <w:basedOn w:val="TableNormal"/>
    <w:uiPriority w:val="49"/>
    <w:rsid w:val="00DF702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5DarkAccent3">
    <w:name w:val="Grid Table 5 Dark Accent 3"/>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DF702A"/>
    <w:pPr>
      <w:tabs>
        <w:tab w:val="center" w:pos="4513"/>
        <w:tab w:val="right" w:pos="9026"/>
      </w:tabs>
    </w:pPr>
  </w:style>
  <w:style w:type="character" w:customStyle="1" w:styleId="HeaderChar">
    <w:name w:val="Header Char"/>
    <w:basedOn w:val="DefaultParagraphFont"/>
    <w:link w:val="Header"/>
    <w:uiPriority w:val="99"/>
    <w:rsid w:val="00DF702A"/>
  </w:style>
  <w:style w:type="paragraph" w:styleId="Footer">
    <w:name w:val="footer"/>
    <w:basedOn w:val="Normal"/>
    <w:link w:val="FooterChar"/>
    <w:uiPriority w:val="99"/>
    <w:unhideWhenUsed/>
    <w:rsid w:val="00DF702A"/>
    <w:pPr>
      <w:tabs>
        <w:tab w:val="center" w:pos="4513"/>
        <w:tab w:val="right" w:pos="9026"/>
      </w:tabs>
    </w:pPr>
  </w:style>
  <w:style w:type="character" w:customStyle="1" w:styleId="FooterChar">
    <w:name w:val="Footer Char"/>
    <w:basedOn w:val="DefaultParagraphFont"/>
    <w:link w:val="Footer"/>
    <w:uiPriority w:val="99"/>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AA1EE5"/>
    <w:pPr>
      <w:contextualSpacing/>
    </w:pPr>
    <w:rPr>
      <w:rFonts w:asciiTheme="majorHAnsi" w:eastAsiaTheme="majorEastAsia" w:hAnsiTheme="majorHAnsi" w:cstheme="majorBidi"/>
      <w:spacing w:val="-10"/>
      <w:kern w:val="28"/>
      <w:sz w:val="52"/>
      <w:szCs w:val="52"/>
    </w:rPr>
  </w:style>
  <w:style w:type="character" w:customStyle="1" w:styleId="TitleChar">
    <w:name w:val="Title Char"/>
    <w:basedOn w:val="DefaultParagraphFont"/>
    <w:link w:val="Title"/>
    <w:uiPriority w:val="10"/>
    <w:rsid w:val="00AA1EE5"/>
    <w:rPr>
      <w:rFonts w:asciiTheme="majorHAnsi" w:eastAsiaTheme="majorEastAsia" w:hAnsiTheme="majorHAnsi" w:cstheme="majorBidi"/>
      <w:spacing w:val="-10"/>
      <w:kern w:val="28"/>
      <w:sz w:val="52"/>
      <w:szCs w:val="52"/>
    </w:rPr>
  </w:style>
  <w:style w:type="paragraph" w:styleId="Subtitle">
    <w:name w:val="Subtitle"/>
    <w:basedOn w:val="Normal"/>
    <w:next w:val="Normal"/>
    <w:link w:val="SubtitleChar"/>
    <w:uiPriority w:val="11"/>
    <w:qFormat/>
    <w:rsid w:val="008A354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A3549"/>
    <w:rPr>
      <w:color w:val="5A5A5A" w:themeColor="text1" w:themeTint="A5"/>
      <w:spacing w:val="15"/>
      <w:sz w:val="22"/>
      <w:szCs w:val="22"/>
    </w:rPr>
  </w:style>
  <w:style w:type="paragraph" w:styleId="DocumentMap">
    <w:name w:val="Document Map"/>
    <w:basedOn w:val="Normal"/>
    <w:link w:val="DocumentMapChar"/>
    <w:uiPriority w:val="99"/>
    <w:semiHidden/>
    <w:unhideWhenUsed/>
    <w:rsid w:val="0063666C"/>
    <w:rPr>
      <w:rFonts w:ascii="Helvetica" w:hAnsi="Helvetica"/>
    </w:rPr>
  </w:style>
  <w:style w:type="character" w:customStyle="1" w:styleId="DocumentMapChar">
    <w:name w:val="Document Map Char"/>
    <w:basedOn w:val="DefaultParagraphFont"/>
    <w:link w:val="DocumentMap"/>
    <w:uiPriority w:val="99"/>
    <w:semiHidden/>
    <w:rsid w:val="0063666C"/>
    <w:rPr>
      <w:rFonts w:ascii="Helvetica" w:hAnsi="Helvetica"/>
    </w:rPr>
  </w:style>
  <w:style w:type="paragraph" w:styleId="Caption">
    <w:name w:val="caption"/>
    <w:basedOn w:val="Normal"/>
    <w:next w:val="Normal"/>
    <w:uiPriority w:val="35"/>
    <w:unhideWhenUsed/>
    <w:qFormat/>
    <w:rsid w:val="00A537B2"/>
    <w:pPr>
      <w:spacing w:after="200"/>
    </w:pPr>
    <w:rPr>
      <w:i/>
      <w:iCs/>
      <w:color w:val="44546A" w:themeColor="text2"/>
      <w:sz w:val="18"/>
      <w:szCs w:val="18"/>
    </w:rPr>
  </w:style>
  <w:style w:type="paragraph" w:styleId="ListParagraph">
    <w:name w:val="List Paragraph"/>
    <w:basedOn w:val="Normal"/>
    <w:uiPriority w:val="34"/>
    <w:qFormat/>
    <w:rsid w:val="00BD5F80"/>
    <w:pPr>
      <w:numPr>
        <w:numId w:val="1"/>
      </w:numPr>
      <w:spacing w:line="360" w:lineRule="auto"/>
      <w:contextualSpacing/>
    </w:pPr>
  </w:style>
  <w:style w:type="table" w:customStyle="1" w:styleId="GridTable4Accent1">
    <w:name w:val="Grid Table 4 Accent 1"/>
    <w:basedOn w:val="TableNormal"/>
    <w:uiPriority w:val="49"/>
    <w:rsid w:val="001E658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D04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D0412"/>
    <w:rPr>
      <w:rFonts w:asciiTheme="majorHAnsi" w:eastAsiaTheme="majorEastAsia" w:hAnsiTheme="majorHAnsi" w:cstheme="majorBidi"/>
      <w:color w:val="2E74B5" w:themeColor="accent1" w:themeShade="BF"/>
    </w:rPr>
  </w:style>
  <w:style w:type="paragraph" w:customStyle="1" w:styleId="TableHeading">
    <w:name w:val="Table Heading"/>
    <w:basedOn w:val="Normal"/>
    <w:qFormat/>
    <w:rsid w:val="001B1E6E"/>
    <w:pPr>
      <w:spacing w:after="120"/>
      <w:jc w:val="center"/>
    </w:pPr>
    <w:rPr>
      <w:rFonts w:asciiTheme="majorHAnsi" w:hAnsiTheme="majorHAnsi"/>
      <w:b/>
      <w:color w:val="FFFFFF" w:themeColor="background1"/>
    </w:rPr>
  </w:style>
  <w:style w:type="paragraph" w:customStyle="1" w:styleId="TableBody">
    <w:name w:val="Table Body"/>
    <w:basedOn w:val="Normal"/>
    <w:qFormat/>
    <w:rsid w:val="00E34115"/>
    <w:pPr>
      <w:spacing w:after="120"/>
    </w:pPr>
    <w:rPr>
      <w:sz w:val="20"/>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 w:val="20"/>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C177DA"/>
    <w:pPr>
      <w:spacing w:before="0" w:after="0" w:line="240" w:lineRule="auto"/>
    </w:pPr>
    <w:rPr>
      <w:rFonts w:ascii="Helvetica" w:hAnsi="Helvetica"/>
      <w:sz w:val="18"/>
      <w:szCs w:val="18"/>
    </w:rPr>
  </w:style>
  <w:style w:type="character" w:customStyle="1" w:styleId="BalloonTextChar">
    <w:name w:val="Balloon Text Char"/>
    <w:basedOn w:val="DefaultParagraphFont"/>
    <w:link w:val="BalloonText"/>
    <w:uiPriority w:val="99"/>
    <w:semiHidden/>
    <w:rsid w:val="00C177DA"/>
    <w:rPr>
      <w:rFonts w:ascii="Helvetica" w:hAnsi="Helvetica"/>
      <w:sz w:val="18"/>
      <w:szCs w:val="18"/>
    </w:rPr>
  </w:style>
  <w:style w:type="table" w:customStyle="1" w:styleId="ListTable3Accent5">
    <w:name w:val="List Table 3 Accent 5"/>
    <w:basedOn w:val="TableNormal"/>
    <w:uiPriority w:val="48"/>
    <w:rsid w:val="0066675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customStyle="1" w:styleId="GridTable4Accent5">
    <w:name w:val="Grid Table 4 Accent 5"/>
    <w:basedOn w:val="TableNormal"/>
    <w:uiPriority w:val="49"/>
    <w:rsid w:val="0015572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FollowedHyperlink">
    <w:name w:val="FollowedHyperlink"/>
    <w:basedOn w:val="DefaultParagraphFont"/>
    <w:uiPriority w:val="99"/>
    <w:semiHidden/>
    <w:unhideWhenUsed/>
    <w:rsid w:val="008E4C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owasp.org/index.php/Application_Security_Architecture_Cheat_Sheet" TargetMode="External"/><Relationship Id="rId26" Type="http://schemas.openxmlformats.org/officeDocument/2006/relationships/hyperlink" Target="https://www.owasp.org/index.php/Testing_for_Authorization" TargetMode="External"/><Relationship Id="rId39" Type="http://schemas.openxmlformats.org/officeDocument/2006/relationships/hyperlink" Target="https://www.owasp.org/index.php/Testing_for_Error_Handling" TargetMode="External"/><Relationship Id="rId21" Type="http://schemas.openxmlformats.org/officeDocument/2006/relationships/hyperlink" Target="https://www.owasp.org/index.php/Password_Storage_Cheat_Sheet" TargetMode="External"/><Relationship Id="rId34" Type="http://schemas.openxmlformats.org/officeDocument/2006/relationships/hyperlink" Target="https://www.owasp.org/index.php/OWASP_Java_Encoder_Project" TargetMode="External"/><Relationship Id="rId42" Type="http://schemas.openxmlformats.org/officeDocument/2006/relationships/footer" Target="footer1.xml"/><Relationship Id="rId47" Type="http://schemas.openxmlformats.org/officeDocument/2006/relationships/hyperlink" Target="https://mozilla.github.io/server-side-tls/ssl-config-generator/" TargetMode="External"/><Relationship Id="rId50" Type="http://schemas.openxmlformats.org/officeDocument/2006/relationships/hyperlink" Target="https://www.chromium.org/hsts" TargetMode="External"/><Relationship Id="rId55" Type="http://schemas.openxmlformats.org/officeDocument/2006/relationships/hyperlink" Target="https://www.owasp.org/index.php/Business_Logic_Security_Cheat_Sheet" TargetMode="External"/><Relationship Id="rId63" Type="http://schemas.openxmlformats.org/officeDocument/2006/relationships/hyperlink" Target="https://www.owasp.org/index.php/OWASP_Cheat_Sheet_Series" TargetMode="External"/><Relationship Id="rId68" Type="http://schemas.openxmlformats.org/officeDocument/2006/relationships/hyperlink" Target="https://www.pcisecuritystandards.org"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owasp.org/index.php/OWASP_Zed_Attack_Proxy_Project" TargetMode="External"/><Relationship Id="rId29" Type="http://schemas.openxmlformats.org/officeDocument/2006/relationships/hyperlink" Target="https://www.owasp.org/index.php/Input_Validation_Cheat_She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owasp.org/index.php/Testing_for_Session_Management" TargetMode="External"/><Relationship Id="rId32" Type="http://schemas.openxmlformats.org/officeDocument/2006/relationships/hyperlink" Target="https://www.owasp.org/index.php/Client_Side_Testing" TargetMode="External"/><Relationship Id="rId37" Type="http://schemas.openxmlformats.org/officeDocument/2006/relationships/hyperlink" Target="https://www.owasp.org/index.php/Testing_for_weak_Cryptography" TargetMode="External"/><Relationship Id="rId40" Type="http://schemas.openxmlformats.org/officeDocument/2006/relationships/header" Target="header1.xml"/><Relationship Id="rId45" Type="http://schemas.openxmlformats.org/officeDocument/2006/relationships/hyperlink" Target="https://www.owasp.org/index.php/Transport_Layer_Protection_Cheat_Sheet" TargetMode="External"/><Relationship Id="rId53" Type="http://schemas.openxmlformats.org/officeDocument/2006/relationships/hyperlink" Target="http://www.dwheeler.com/essays/apple-goto-fail.html" TargetMode="External"/><Relationship Id="rId58" Type="http://schemas.openxmlformats.org/officeDocument/2006/relationships/hyperlink" Target="https://www.owasp.org/index.php/IOS_Developer_Cheat_Sheet" TargetMode="External"/><Relationship Id="rId66" Type="http://schemas.openxmlformats.org/officeDocument/2006/relationships/hyperlink" Target="https://www.owasp.org/index.php/Projects/OWASP_Mobile_Security_Project_-_Top_Ten_Mobile_Risks" TargetMode="External"/><Relationship Id="rId5" Type="http://schemas.openxmlformats.org/officeDocument/2006/relationships/settings" Target="settings.xml"/><Relationship Id="rId15" Type="http://schemas.openxmlformats.org/officeDocument/2006/relationships/hyperlink" Target="https://www.owasp.org/index.php/OWASP_Security_Knowledge_Framework" TargetMode="External"/><Relationship Id="rId23" Type="http://schemas.openxmlformats.org/officeDocument/2006/relationships/hyperlink" Target="https://www.owasp.org/index.php/Choosing_and_Using_Security_Questions_Cheat_Sheet" TargetMode="External"/><Relationship Id="rId28" Type="http://schemas.openxmlformats.org/officeDocument/2006/relationships/hyperlink" Target="https://www.owasp.org/index.php/Testing_for_Input_Validation" TargetMode="External"/><Relationship Id="rId36" Type="http://schemas.openxmlformats.org/officeDocument/2006/relationships/hyperlink" Target="https://docs.angularjs.org/api/ng/service/$sce" TargetMode="External"/><Relationship Id="rId49" Type="http://schemas.openxmlformats.org/officeDocument/2006/relationships/hyperlink" Target="https://noncombatant.org/2015/05/01/about-http-public-key-pinning/" TargetMode="External"/><Relationship Id="rId57" Type="http://schemas.openxmlformats.org/officeDocument/2006/relationships/hyperlink" Target="https://www.owasp.org/index.php/OWASP_Mobile_Security_Project" TargetMode="External"/><Relationship Id="rId61" Type="http://schemas.openxmlformats.org/officeDocument/2006/relationships/hyperlink" Target="https://www.owasp.org/index.php/OWASP_Testing_Project" TargetMode="External"/><Relationship Id="rId10" Type="http://schemas.openxmlformats.org/officeDocument/2006/relationships/comments" Target="comments.xml"/><Relationship Id="rId19" Type="http://schemas.openxmlformats.org/officeDocument/2006/relationships/hyperlink" Target="https://www.owasp.org/index.php/Attack_Surface_Analysis_Cheat_Sheet" TargetMode="External"/><Relationship Id="rId31" Type="http://schemas.openxmlformats.org/officeDocument/2006/relationships/hyperlink" Target="https://www.owasp.org/index.php/LDAP_Injection_Prevention_Cheat_Sheet" TargetMode="External"/><Relationship Id="rId44" Type="http://schemas.openxmlformats.org/officeDocument/2006/relationships/hyperlink" Target="https://www.owasp.org/index.php/User_Privacy_Protection_Cheat_Sheet" TargetMode="External"/><Relationship Id="rId52" Type="http://schemas.openxmlformats.org/officeDocument/2006/relationships/hyperlink" Target="https://www.blackhat.com/docs/eu-14/materials/eu-14-Hafif-Reflected-File-Download-A-New-Web-Attack-Vector.pdf" TargetMode="External"/><Relationship Id="rId60" Type="http://schemas.openxmlformats.org/officeDocument/2006/relationships/hyperlink" Target="https://www.owasp.org/index.php/Testing_for_configuration_management" TargetMode="External"/><Relationship Id="rId65" Type="http://schemas.openxmlformats.org/officeDocument/2006/relationships/hyperlink" Target="https://www.owasp.org/index.php/Top_10_2013-Top_1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hhs.gov/ocr/privacy/" TargetMode="External"/><Relationship Id="rId22" Type="http://schemas.openxmlformats.org/officeDocument/2006/relationships/hyperlink" Target="https://www.owasp.org/index.php/Forgot_Password_Cheat_Sheet" TargetMode="External"/><Relationship Id="rId27" Type="http://schemas.openxmlformats.org/officeDocument/2006/relationships/hyperlink" Target="https://www.owasp.org/index.php/Access_Control_Cheat_Sheet" TargetMode="External"/><Relationship Id="rId30" Type="http://schemas.openxmlformats.org/officeDocument/2006/relationships/hyperlink" Target="https://www.owasp.org/index.php/Testing_for_HTTP_Parameter_pollution_%28OTG-INPVAL-004%29" TargetMode="External"/><Relationship Id="rId35" Type="http://schemas.openxmlformats.org/officeDocument/2006/relationships/hyperlink" Target="http://googleonlinesecurity.blogspot.com/2009/03/reducing-xss-by-way-of-automatic.html" TargetMode="External"/><Relationship Id="rId43" Type="http://schemas.openxmlformats.org/officeDocument/2006/relationships/footer" Target="footer2.xml"/><Relationship Id="rId48" Type="http://schemas.openxmlformats.org/officeDocument/2006/relationships/hyperlink" Target="https://tools.ietf.org/html/rfc7469" TargetMode="External"/><Relationship Id="rId56" Type="http://schemas.openxmlformats.org/officeDocument/2006/relationships/hyperlink" Target="https://www.owasp.org/index.php/Unrestricted_File_Upload" TargetMode="External"/><Relationship Id="rId64" Type="http://schemas.openxmlformats.org/officeDocument/2006/relationships/hyperlink" Target="https://www.owasp.org/index.php/OWASP_Proactive_Controls" TargetMode="External"/><Relationship Id="rId69" Type="http://schemas.openxmlformats.org/officeDocument/2006/relationships/hyperlink" Target="https://www.pcisecuritystandards.org/documents/PCI_DSS_v3.pdf" TargetMode="External"/><Relationship Id="rId8" Type="http://schemas.openxmlformats.org/officeDocument/2006/relationships/endnotes" Target="endnotes.xml"/><Relationship Id="rId51" Type="http://schemas.openxmlformats.org/officeDocument/2006/relationships/hyperlink" Target="https://www.owasp.org/index.php/Testing_for_HTTP_Verb_Tampering_%28OTG-INPVAL-003%2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owasp.org/index.php/OWASP_Cornucopia" TargetMode="External"/><Relationship Id="rId25" Type="http://schemas.openxmlformats.org/officeDocument/2006/relationships/hyperlink" Target="https://www.owasp.org/index.php/Session_Management_Cheat_Sheet" TargetMode="External"/><Relationship Id="rId33" Type="http://schemas.openxmlformats.org/officeDocument/2006/relationships/hyperlink" Target="https://www.owasp.org/index.php/XSS_%28Cross_Site_Scripting%29_Prevention_Cheat_Sheet" TargetMode="External"/><Relationship Id="rId38" Type="http://schemas.openxmlformats.org/officeDocument/2006/relationships/hyperlink" Target="https://www.owasp.org/index.php/Cryptographic_Storage_Cheat_Sheet" TargetMode="External"/><Relationship Id="rId46" Type="http://schemas.openxmlformats.org/officeDocument/2006/relationships/hyperlink" Target="https://wiki.mozilla.org/Security/Server_Side_TLS)" TargetMode="External"/><Relationship Id="rId59" Type="http://schemas.openxmlformats.org/officeDocument/2006/relationships/hyperlink" Target="https://www.owasp.org/index.php/Testing_for_configuration_management" TargetMode="External"/><Relationship Id="rId67" Type="http://schemas.openxmlformats.org/officeDocument/2006/relationships/hyperlink" Target="http://cwe.mitre.org/" TargetMode="External"/><Relationship Id="rId20" Type="http://schemas.openxmlformats.org/officeDocument/2006/relationships/hyperlink" Target="https://www.owasp.org/index.php/Testing_for_authentication" TargetMode="External"/><Relationship Id="rId41" Type="http://schemas.openxmlformats.org/officeDocument/2006/relationships/header" Target="header2.xml"/><Relationship Id="rId54" Type="http://schemas.openxmlformats.org/officeDocument/2006/relationships/hyperlink" Target="https://www.owasp.org/index.php/Testing_for_business_logic" TargetMode="External"/><Relationship Id="rId62" Type="http://schemas.openxmlformats.org/officeDocument/2006/relationships/hyperlink" Target="http://www.owasp.org/index.php/Category:OWASP_Code_Review_Project"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76D168-3631-45AD-BDA0-A4A22C135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75</Pages>
  <Words>15727</Words>
  <Characters>89650</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OWASP Application Security Verification Standard 3.0.1</vt:lpstr>
    </vt:vector>
  </TitlesOfParts>
  <Company>Threat Intelligence</Company>
  <LinksUpToDate>false</LinksUpToDate>
  <CharactersWithSpaces>105167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Application Security Verification Standard 3.0.1</dc:title>
  <dc:creator>OWASP Application Security Verification Standard Team</dc:creator>
  <cp:lastModifiedBy>jason</cp:lastModifiedBy>
  <cp:revision>16</cp:revision>
  <cp:lastPrinted>2015-12-16T14:12:00Z</cp:lastPrinted>
  <dcterms:created xsi:type="dcterms:W3CDTF">2016-01-10T02:27:00Z</dcterms:created>
  <dcterms:modified xsi:type="dcterms:W3CDTF">2016-01-10T18:52:00Z</dcterms:modified>
</cp:coreProperties>
</file>